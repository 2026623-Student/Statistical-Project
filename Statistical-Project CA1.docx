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DA77" w14:textId="77777777" w:rsidR="00B5183C" w:rsidRPr="001D0F43" w:rsidRDefault="00B5183C" w:rsidP="00B5183C">
      <w:pPr>
        <w:rPr>
          <w:rFonts w:ascii="Times New Roman" w:hAnsi="Times New Roman" w:cs="Times New Roman"/>
          <w:rPrChange w:id="0" w:author="Nicolas Cancino" w:date="2026-10-19T19:09:00Z" w16du:dateUtc="2026-10-19T18:09:00Z">
            <w:rPr/>
          </w:rPrChange>
        </w:rPr>
      </w:pPr>
      <w:r w:rsidRPr="001D0F43">
        <w:rPr>
          <w:rFonts w:ascii="Times New Roman" w:hAnsi="Times New Roman" w:cs="Times New Roman"/>
          <w:noProof/>
          <w:rPrChange w:id="1" w:author="Nicolas Cancino" w:date="2026-10-19T19:09:00Z" w16du:dateUtc="2026-10-19T18:09:00Z">
            <w:rPr>
              <w:noProof/>
            </w:rPr>
          </w:rPrChange>
        </w:rPr>
        <w:drawing>
          <wp:anchor distT="0" distB="0" distL="114300" distR="114300" simplePos="0" relativeHeight="251658241" behindDoc="0" locked="0" layoutInCell="1" hidden="0" allowOverlap="1" wp14:anchorId="08388E1C" wp14:editId="7CB07D25">
            <wp:simplePos x="0" y="0"/>
            <wp:positionH relativeFrom="margin">
              <wp:posOffset>3212465</wp:posOffset>
            </wp:positionH>
            <wp:positionV relativeFrom="margin">
              <wp:posOffset>-417195</wp:posOffset>
            </wp:positionV>
            <wp:extent cx="3143885" cy="12446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7"/>
                    <a:srcRect/>
                    <a:stretch>
                      <a:fillRect/>
                    </a:stretch>
                  </pic:blipFill>
                  <pic:spPr>
                    <a:xfrm>
                      <a:off x="0" y="0"/>
                      <a:ext cx="3143885" cy="1244600"/>
                    </a:xfrm>
                    <a:prstGeom prst="rect">
                      <a:avLst/>
                    </a:prstGeom>
                    <a:ln/>
                  </pic:spPr>
                </pic:pic>
              </a:graphicData>
            </a:graphic>
            <wp14:sizeRelH relativeFrom="margin">
              <wp14:pctWidth>0</wp14:pctWidth>
            </wp14:sizeRelH>
            <wp14:sizeRelV relativeFrom="margin">
              <wp14:pctHeight>0</wp14:pctHeight>
            </wp14:sizeRelV>
          </wp:anchor>
        </w:drawing>
      </w:r>
      <w:r w:rsidRPr="001D0F43">
        <w:rPr>
          <w:rFonts w:ascii="Times New Roman" w:hAnsi="Times New Roman" w:cs="Times New Roman"/>
          <w:noProof/>
          <w:rPrChange w:id="2" w:author="Nicolas Cancino" w:date="2026-10-19T19:09:00Z" w16du:dateUtc="2026-10-19T18:09:00Z">
            <w:rPr>
              <w:noProof/>
            </w:rPr>
          </w:rPrChange>
        </w:rPr>
        <mc:AlternateContent>
          <mc:Choice Requires="wpg">
            <w:drawing>
              <wp:anchor distT="0" distB="0" distL="114300" distR="114300" simplePos="0" relativeHeight="251658240" behindDoc="0" locked="0" layoutInCell="1" hidden="0" allowOverlap="1" wp14:anchorId="19BDDE65" wp14:editId="2409762D">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8C34BA3" w14:textId="77777777" w:rsidR="00B5183C" w:rsidRDefault="00B5183C" w:rsidP="00B5183C">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469624B6" w14:textId="77777777" w:rsidR="00B5183C" w:rsidRDefault="00B5183C" w:rsidP="00B5183C">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0FC6594E" w14:textId="77777777" w:rsidR="00B5183C" w:rsidRDefault="00B5183C" w:rsidP="00B5183C">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9BDDE65" id="Group 1728545881" o:spid="_x0000_s1026" style="position:absolute;margin-left:33.75pt;margin-top:-92.15pt;width:18pt;height:819.15pt;z-index:251658240;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8C34BA3" w14:textId="77777777" w:rsidR="00B5183C" w:rsidRDefault="00B5183C" w:rsidP="00B5183C">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469624B6" w14:textId="77777777" w:rsidR="00B5183C" w:rsidRDefault="00B5183C" w:rsidP="00B5183C">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0FC6594E" w14:textId="77777777" w:rsidR="00B5183C" w:rsidRDefault="00B5183C" w:rsidP="00B5183C">
                          <w:pPr>
                            <w:spacing w:after="0" w:line="240" w:lineRule="auto"/>
                            <w:textDirection w:val="btLr"/>
                          </w:pPr>
                        </w:p>
                      </w:txbxContent>
                    </v:textbox>
                  </v:rect>
                </v:group>
                <w10:wrap anchorx="page" anchory="margin"/>
              </v:group>
            </w:pict>
          </mc:Fallback>
        </mc:AlternateContent>
      </w:r>
    </w:p>
    <w:p w14:paraId="7032D78D" w14:textId="77777777" w:rsidR="00B5183C" w:rsidRPr="001D0F43" w:rsidRDefault="00B5183C" w:rsidP="00B5183C">
      <w:pPr>
        <w:rPr>
          <w:rFonts w:ascii="Times New Roman" w:hAnsi="Times New Roman" w:cs="Times New Roman"/>
          <w:b/>
          <w:color w:val="156082"/>
          <w:sz w:val="36"/>
          <w:szCs w:val="36"/>
          <w:rPrChange w:id="3" w:author="Nicolas Cancino" w:date="2026-10-19T19:09:00Z" w16du:dateUtc="2026-10-19T18:09:00Z">
            <w:rPr>
              <w:b/>
              <w:color w:val="156082"/>
              <w:sz w:val="36"/>
              <w:szCs w:val="36"/>
            </w:rPr>
          </w:rPrChange>
        </w:rPr>
      </w:pPr>
      <w:r w:rsidRPr="001D0F43">
        <w:rPr>
          <w:rFonts w:ascii="Times New Roman" w:hAnsi="Times New Roman" w:cs="Times New Roman"/>
          <w:b/>
          <w:color w:val="156082"/>
          <w:sz w:val="36"/>
          <w:szCs w:val="36"/>
          <w:rPrChange w:id="4" w:author="Nicolas Cancino" w:date="2026-10-19T19:09:00Z" w16du:dateUtc="2026-10-19T18:09:00Z">
            <w:rPr>
              <w:b/>
              <w:color w:val="156082"/>
              <w:sz w:val="36"/>
              <w:szCs w:val="36"/>
            </w:rPr>
          </w:rPrChange>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B5183C" w:rsidRPr="001D0F43" w14:paraId="3E8CA9D4" w14:textId="77777777" w:rsidTr="00C965EB">
        <w:tc>
          <w:tcPr>
            <w:tcW w:w="3256" w:type="dxa"/>
            <w:tcBorders>
              <w:top w:val="nil"/>
              <w:left w:val="nil"/>
              <w:bottom w:val="nil"/>
              <w:right w:val="nil"/>
            </w:tcBorders>
            <w:hideMark/>
          </w:tcPr>
          <w:p w14:paraId="698431A2" w14:textId="77777777" w:rsidR="00B5183C" w:rsidRPr="001D0F43" w:rsidRDefault="00B5183C" w:rsidP="00C965EB">
            <w:pPr>
              <w:spacing w:line="480" w:lineRule="auto"/>
              <w:rPr>
                <w:rFonts w:ascii="Times New Roman" w:hAnsi="Times New Roman" w:cs="Times New Roman"/>
                <w:i/>
                <w:color w:val="156082"/>
                <w:sz w:val="32"/>
                <w:szCs w:val="32"/>
                <w:lang w:val="en-GB"/>
                <w:rPrChange w:id="5" w:author="Nicolas Cancino" w:date="2026-10-19T19:09:00Z" w16du:dateUtc="2026-10-19T18:09:00Z">
                  <w:rPr>
                    <w:i/>
                    <w:color w:val="156082"/>
                    <w:sz w:val="32"/>
                    <w:szCs w:val="32"/>
                    <w:lang w:val="en-GB"/>
                  </w:rPr>
                </w:rPrChange>
              </w:rPr>
            </w:pPr>
          </w:p>
          <w:p w14:paraId="0F7105F8" w14:textId="77777777" w:rsidR="00B5183C" w:rsidRPr="001D0F43" w:rsidDel="00F7439D" w:rsidRDefault="00B5183C" w:rsidP="00C965EB">
            <w:pPr>
              <w:spacing w:line="480" w:lineRule="auto"/>
              <w:rPr>
                <w:ins w:id="6" w:author="naomie mboma" w:date="2026-04-19T22:07:00Z" w16du:dateUtc="2026-04-19T21:07:00Z"/>
                <w:del w:id="7" w:author="Nicolas Cancino" w:date="2026-10-19T15:02:00Z" w16du:dateUtc="2026-10-19T14:02:00Z"/>
                <w:rFonts w:ascii="Times New Roman" w:hAnsi="Times New Roman" w:cs="Times New Roman"/>
                <w:b/>
                <w:bCs/>
                <w:i/>
                <w:color w:val="156082"/>
                <w:sz w:val="32"/>
                <w:szCs w:val="32"/>
                <w:lang w:val="en-GB"/>
                <w:rPrChange w:id="8" w:author="Nicolas Cancino" w:date="2026-10-19T19:09:00Z" w16du:dateUtc="2026-10-19T18:09:00Z">
                  <w:rPr>
                    <w:ins w:id="9" w:author="naomie mboma" w:date="2026-04-19T22:07:00Z" w16du:dateUtc="2026-04-19T21:07:00Z"/>
                    <w:del w:id="10" w:author="Nicolas Cancino" w:date="2026-10-19T15:02:00Z" w16du:dateUtc="2026-10-19T14:02:00Z"/>
                    <w:b/>
                    <w:bCs/>
                    <w:i/>
                    <w:color w:val="156082"/>
                    <w:sz w:val="32"/>
                    <w:szCs w:val="32"/>
                    <w:lang w:val="en-GB"/>
                  </w:rPr>
                </w:rPrChange>
              </w:rPr>
            </w:pPr>
            <w:r w:rsidRPr="001D0F43">
              <w:rPr>
                <w:rFonts w:ascii="Times New Roman" w:hAnsi="Times New Roman" w:cs="Times New Roman"/>
                <w:b/>
                <w:bCs/>
                <w:i/>
                <w:color w:val="156082"/>
                <w:sz w:val="32"/>
                <w:szCs w:val="32"/>
                <w:lang w:val="en-GB"/>
                <w:rPrChange w:id="11" w:author="Nicolas Cancino" w:date="2026-10-19T19:09:00Z" w16du:dateUtc="2026-10-19T18:09:00Z">
                  <w:rPr>
                    <w:b/>
                    <w:bCs/>
                    <w:i/>
                    <w:color w:val="156082"/>
                    <w:sz w:val="32"/>
                    <w:szCs w:val="32"/>
                    <w:lang w:val="en-GB"/>
                  </w:rPr>
                </w:rPrChange>
              </w:rPr>
              <w:t xml:space="preserve">Student Full Name </w:t>
            </w:r>
          </w:p>
          <w:p w14:paraId="7DFEC711" w14:textId="77777777" w:rsidR="00B5183C" w:rsidRPr="001D0F43" w:rsidRDefault="00B5183C" w:rsidP="00C965EB">
            <w:pPr>
              <w:spacing w:line="480" w:lineRule="auto"/>
              <w:rPr>
                <w:rFonts w:ascii="Times New Roman" w:hAnsi="Times New Roman" w:cs="Times New Roman"/>
                <w:iCs/>
                <w:color w:val="156082"/>
                <w:sz w:val="32"/>
                <w:szCs w:val="32"/>
                <w:lang w:val="en-GB"/>
                <w:rPrChange w:id="12" w:author="Nicolas Cancino" w:date="2026-10-19T19:09:00Z" w16du:dateUtc="2026-10-19T18:09:00Z">
                  <w:rPr>
                    <w:iCs/>
                    <w:color w:val="156082"/>
                    <w:sz w:val="32"/>
                    <w:szCs w:val="32"/>
                    <w:lang w:val="en-GB"/>
                  </w:rPr>
                </w:rPrChange>
              </w:rPr>
            </w:pPr>
            <w:r w:rsidRPr="001D0F43">
              <w:rPr>
                <w:rFonts w:ascii="Times New Roman" w:hAnsi="Times New Roman" w:cs="Times New Roman"/>
                <w:iCs/>
                <w:color w:val="156082"/>
                <w:sz w:val="32"/>
                <w:szCs w:val="32"/>
                <w:lang w:val="en-GB"/>
                <w:rPrChange w:id="13" w:author="Nicolas Cancino" w:date="2026-10-19T19:09:00Z" w16du:dateUtc="2026-10-19T18:09:00Z">
                  <w:rPr>
                    <w:iCs/>
                    <w:color w:val="156082"/>
                    <w:sz w:val="32"/>
                    <w:szCs w:val="32"/>
                    <w:lang w:val="en-GB"/>
                  </w:rPr>
                </w:rPrChange>
              </w:rPr>
              <w:t xml:space="preserve">Nicolas Cancino Ortega </w:t>
            </w:r>
            <w:ins w:id="14" w:author="Nicolas Cancino" w:date="2026-10-19T15:02:00Z" w16du:dateUtc="2026-10-19T14:02:00Z">
              <w:r w:rsidRPr="001D0F43">
                <w:rPr>
                  <w:rFonts w:ascii="Times New Roman" w:hAnsi="Times New Roman" w:cs="Times New Roman"/>
                  <w:iCs/>
                  <w:color w:val="156082"/>
                  <w:sz w:val="32"/>
                  <w:szCs w:val="32"/>
                  <w:lang w:val="en-GB"/>
                  <w:rPrChange w:id="15" w:author="Nicolas Cancino" w:date="2026-10-19T19:09:00Z" w16du:dateUtc="2026-10-19T18:09:00Z">
                    <w:rPr>
                      <w:iCs/>
                      <w:color w:val="156082"/>
                      <w:sz w:val="32"/>
                      <w:szCs w:val="32"/>
                      <w:lang w:val="en-GB"/>
                    </w:rPr>
                  </w:rPrChange>
                </w:rPr>
                <w:t xml:space="preserve"> </w:t>
              </w:r>
            </w:ins>
          </w:p>
        </w:tc>
        <w:tc>
          <w:tcPr>
            <w:tcW w:w="5759" w:type="dxa"/>
            <w:tcBorders>
              <w:top w:val="nil"/>
              <w:left w:val="nil"/>
              <w:bottom w:val="nil"/>
              <w:right w:val="nil"/>
            </w:tcBorders>
          </w:tcPr>
          <w:p w14:paraId="3227DE6C" w14:textId="77777777" w:rsidR="00B5183C" w:rsidRPr="001D0F43" w:rsidRDefault="00B5183C" w:rsidP="00C965EB">
            <w:pPr>
              <w:spacing w:line="480" w:lineRule="auto"/>
              <w:rPr>
                <w:rFonts w:ascii="Times New Roman" w:hAnsi="Times New Roman" w:cs="Times New Roman"/>
                <w:color w:val="000000"/>
                <w:sz w:val="32"/>
                <w:szCs w:val="32"/>
                <w:lang w:val="en-GB"/>
                <w:rPrChange w:id="16" w:author="Nicolas Cancino" w:date="2026-10-19T19:09:00Z" w16du:dateUtc="2026-10-19T18:09:00Z">
                  <w:rPr>
                    <w:color w:val="000000"/>
                    <w:sz w:val="32"/>
                    <w:szCs w:val="32"/>
                    <w:lang w:val="en-GB"/>
                  </w:rPr>
                </w:rPrChange>
              </w:rPr>
            </w:pPr>
          </w:p>
        </w:tc>
      </w:tr>
      <w:tr w:rsidR="00B5183C" w:rsidRPr="001D0F43" w14:paraId="2F84FE62" w14:textId="77777777" w:rsidTr="00C965EB">
        <w:tc>
          <w:tcPr>
            <w:tcW w:w="3256" w:type="dxa"/>
            <w:tcBorders>
              <w:top w:val="nil"/>
              <w:left w:val="nil"/>
              <w:bottom w:val="nil"/>
              <w:right w:val="nil"/>
            </w:tcBorders>
            <w:hideMark/>
          </w:tcPr>
          <w:p w14:paraId="355C06A1" w14:textId="77777777" w:rsidR="00B5183C" w:rsidRPr="001D0F43" w:rsidRDefault="00B5183C" w:rsidP="00C965EB">
            <w:pPr>
              <w:spacing w:line="480" w:lineRule="auto"/>
              <w:rPr>
                <w:ins w:id="17" w:author="naomie mboma" w:date="2026-04-19T22:07:00Z" w16du:dateUtc="2026-04-19T21:07:00Z"/>
                <w:rFonts w:ascii="Times New Roman" w:hAnsi="Times New Roman" w:cs="Times New Roman"/>
                <w:b/>
                <w:bCs/>
                <w:i/>
                <w:color w:val="156082"/>
                <w:sz w:val="32"/>
                <w:szCs w:val="32"/>
                <w:rPrChange w:id="18" w:author="Nicolas Cancino" w:date="2026-10-19T19:09:00Z" w16du:dateUtc="2026-10-19T18:09:00Z">
                  <w:rPr>
                    <w:ins w:id="19" w:author="naomie mboma" w:date="2026-04-19T22:07:00Z" w16du:dateUtc="2026-04-19T21:07:00Z"/>
                    <w:b/>
                    <w:bCs/>
                    <w:i/>
                    <w:color w:val="156082"/>
                    <w:sz w:val="32"/>
                    <w:szCs w:val="32"/>
                  </w:rPr>
                </w:rPrChange>
              </w:rPr>
            </w:pPr>
            <w:r w:rsidRPr="001D0F43">
              <w:rPr>
                <w:rFonts w:ascii="Times New Roman" w:hAnsi="Times New Roman" w:cs="Times New Roman"/>
                <w:b/>
                <w:bCs/>
                <w:i/>
                <w:color w:val="156082"/>
                <w:sz w:val="32"/>
                <w:szCs w:val="32"/>
                <w:rPrChange w:id="20" w:author="Nicolas Cancino" w:date="2026-10-19T19:09:00Z" w16du:dateUtc="2026-10-19T18:09:00Z">
                  <w:rPr>
                    <w:b/>
                    <w:bCs/>
                    <w:i/>
                    <w:color w:val="156082"/>
                    <w:sz w:val="32"/>
                    <w:szCs w:val="32"/>
                  </w:rPr>
                </w:rPrChange>
              </w:rPr>
              <w:t>Student Number</w:t>
            </w:r>
          </w:p>
          <w:p w14:paraId="26771572" w14:textId="77777777" w:rsidR="00B5183C" w:rsidRPr="001D0F43" w:rsidRDefault="00B5183C" w:rsidP="00C965EB">
            <w:pPr>
              <w:spacing w:line="480" w:lineRule="auto"/>
              <w:rPr>
                <w:rFonts w:ascii="Times New Roman" w:hAnsi="Times New Roman" w:cs="Times New Roman"/>
                <w:iCs/>
                <w:color w:val="156082"/>
                <w:sz w:val="32"/>
                <w:szCs w:val="32"/>
                <w:rPrChange w:id="21" w:author="Nicolas Cancino" w:date="2026-10-19T19:09:00Z" w16du:dateUtc="2026-10-19T18:09:00Z">
                  <w:rPr>
                    <w:iCs/>
                    <w:color w:val="156082"/>
                    <w:sz w:val="32"/>
                    <w:szCs w:val="32"/>
                  </w:rPr>
                </w:rPrChange>
              </w:rPr>
            </w:pPr>
            <w:r w:rsidRPr="001D0F43">
              <w:rPr>
                <w:rFonts w:ascii="Times New Roman" w:hAnsi="Times New Roman" w:cs="Times New Roman"/>
                <w:iCs/>
                <w:color w:val="156082"/>
                <w:sz w:val="32"/>
                <w:szCs w:val="32"/>
                <w:rPrChange w:id="22" w:author="Nicolas Cancino" w:date="2026-10-19T19:09:00Z" w16du:dateUtc="2026-10-19T18:09:00Z">
                  <w:rPr>
                    <w:iCs/>
                    <w:color w:val="156082"/>
                    <w:sz w:val="32"/>
                    <w:szCs w:val="32"/>
                  </w:rPr>
                </w:rPrChange>
              </w:rPr>
              <w:t>2026623</w:t>
            </w:r>
          </w:p>
        </w:tc>
        <w:tc>
          <w:tcPr>
            <w:tcW w:w="5759" w:type="dxa"/>
            <w:tcBorders>
              <w:top w:val="nil"/>
              <w:left w:val="nil"/>
              <w:bottom w:val="nil"/>
              <w:right w:val="nil"/>
            </w:tcBorders>
          </w:tcPr>
          <w:p w14:paraId="417E90C7" w14:textId="77777777" w:rsidR="00B5183C" w:rsidRPr="001D0F43" w:rsidRDefault="00B5183C" w:rsidP="00C965EB">
            <w:pPr>
              <w:spacing w:line="480" w:lineRule="auto"/>
              <w:rPr>
                <w:rFonts w:ascii="Times New Roman" w:hAnsi="Times New Roman" w:cs="Times New Roman"/>
                <w:color w:val="000000"/>
                <w:sz w:val="32"/>
                <w:szCs w:val="32"/>
                <w:rPrChange w:id="23" w:author="Nicolas Cancino" w:date="2026-10-19T19:09:00Z" w16du:dateUtc="2026-10-19T18:09:00Z">
                  <w:rPr>
                    <w:color w:val="000000"/>
                    <w:sz w:val="32"/>
                    <w:szCs w:val="32"/>
                  </w:rPr>
                </w:rPrChange>
              </w:rPr>
            </w:pPr>
          </w:p>
        </w:tc>
      </w:tr>
      <w:tr w:rsidR="00B5183C" w:rsidRPr="001D0F43" w14:paraId="01BA2FC1" w14:textId="77777777" w:rsidTr="00C965EB">
        <w:tc>
          <w:tcPr>
            <w:tcW w:w="3256" w:type="dxa"/>
            <w:tcBorders>
              <w:top w:val="nil"/>
              <w:left w:val="nil"/>
              <w:bottom w:val="nil"/>
              <w:right w:val="nil"/>
            </w:tcBorders>
            <w:hideMark/>
          </w:tcPr>
          <w:p w14:paraId="1C1FB225" w14:textId="77777777" w:rsidR="00B5183C" w:rsidRPr="001D0F43" w:rsidRDefault="00B5183C" w:rsidP="00C965EB">
            <w:pPr>
              <w:spacing w:line="480" w:lineRule="auto"/>
              <w:rPr>
                <w:ins w:id="24" w:author="naomie mboma" w:date="2026-04-19T22:07:00Z" w16du:dateUtc="2026-04-19T21:07:00Z"/>
                <w:rFonts w:ascii="Times New Roman" w:hAnsi="Times New Roman" w:cs="Times New Roman"/>
                <w:b/>
                <w:bCs/>
                <w:i/>
                <w:color w:val="156082"/>
                <w:sz w:val="32"/>
                <w:szCs w:val="32"/>
                <w:rPrChange w:id="25" w:author="Nicolas Cancino" w:date="2026-10-19T19:09:00Z" w16du:dateUtc="2026-10-19T18:09:00Z">
                  <w:rPr>
                    <w:ins w:id="26" w:author="naomie mboma" w:date="2026-04-19T22:07:00Z" w16du:dateUtc="2026-04-19T21:07:00Z"/>
                    <w:b/>
                    <w:bCs/>
                    <w:i/>
                    <w:color w:val="156082"/>
                    <w:sz w:val="32"/>
                    <w:szCs w:val="32"/>
                  </w:rPr>
                </w:rPrChange>
              </w:rPr>
            </w:pPr>
            <w:r w:rsidRPr="001D0F43">
              <w:rPr>
                <w:rFonts w:ascii="Times New Roman" w:hAnsi="Times New Roman" w:cs="Times New Roman"/>
                <w:b/>
                <w:bCs/>
                <w:i/>
                <w:color w:val="156082"/>
                <w:sz w:val="32"/>
                <w:szCs w:val="32"/>
                <w:rPrChange w:id="27" w:author="Nicolas Cancino" w:date="2026-10-19T19:09:00Z" w16du:dateUtc="2026-10-19T18:09:00Z">
                  <w:rPr>
                    <w:b/>
                    <w:bCs/>
                    <w:i/>
                    <w:color w:val="156082"/>
                    <w:sz w:val="32"/>
                    <w:szCs w:val="32"/>
                  </w:rPr>
                </w:rPrChange>
              </w:rPr>
              <w:t>Module Title</w:t>
            </w:r>
          </w:p>
          <w:p w14:paraId="260DE0D0" w14:textId="77777777" w:rsidR="00B5183C" w:rsidRDefault="00B5183C" w:rsidP="00C965EB">
            <w:pPr>
              <w:spacing w:line="480" w:lineRule="auto"/>
              <w:rPr>
                <w:rFonts w:ascii="Times New Roman" w:hAnsi="Times New Roman" w:cs="Times New Roman"/>
                <w:iCs/>
                <w:color w:val="156082"/>
                <w:sz w:val="32"/>
                <w:szCs w:val="32"/>
              </w:rPr>
            </w:pPr>
            <w:r w:rsidRPr="00B5183C">
              <w:rPr>
                <w:rFonts w:ascii="Times New Roman" w:hAnsi="Times New Roman" w:cs="Times New Roman"/>
                <w:iCs/>
                <w:color w:val="156082"/>
                <w:sz w:val="32"/>
                <w:szCs w:val="32"/>
              </w:rPr>
              <w:t>Statistical Techniques</w:t>
            </w:r>
            <w:r>
              <w:rPr>
                <w:rFonts w:ascii="Times New Roman" w:hAnsi="Times New Roman" w:cs="Times New Roman"/>
                <w:iCs/>
                <w:color w:val="156082"/>
                <w:sz w:val="32"/>
                <w:szCs w:val="32"/>
              </w:rPr>
              <w:t xml:space="preserve"> </w:t>
            </w:r>
            <w:r w:rsidRPr="00B5183C">
              <w:rPr>
                <w:rFonts w:ascii="Times New Roman" w:hAnsi="Times New Roman" w:cs="Times New Roman"/>
                <w:iCs/>
                <w:color w:val="156082"/>
                <w:sz w:val="32"/>
                <w:szCs w:val="32"/>
              </w:rPr>
              <w:t>for Data Analysis</w:t>
            </w:r>
          </w:p>
          <w:p w14:paraId="73B81E58" w14:textId="7110A16E" w:rsidR="00B5183C" w:rsidRPr="001D0F43" w:rsidRDefault="00B5183C" w:rsidP="00C965EB">
            <w:pPr>
              <w:spacing w:line="480" w:lineRule="auto"/>
              <w:rPr>
                <w:rFonts w:ascii="Times New Roman" w:hAnsi="Times New Roman" w:cs="Times New Roman"/>
                <w:b/>
                <w:bCs/>
                <w:i/>
                <w:color w:val="156082"/>
                <w:sz w:val="32"/>
                <w:szCs w:val="32"/>
                <w:rPrChange w:id="28"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29" w:author="Nicolas Cancino" w:date="2026-10-19T19:09:00Z" w16du:dateUtc="2026-10-19T18:09:00Z">
                  <w:rPr>
                    <w:b/>
                    <w:bCs/>
                    <w:i/>
                    <w:color w:val="156082"/>
                    <w:sz w:val="32"/>
                    <w:szCs w:val="32"/>
                  </w:rPr>
                </w:rPrChange>
              </w:rPr>
              <w:t xml:space="preserve">Assessment Title </w:t>
            </w:r>
          </w:p>
        </w:tc>
        <w:tc>
          <w:tcPr>
            <w:tcW w:w="5759" w:type="dxa"/>
            <w:tcBorders>
              <w:top w:val="nil"/>
              <w:left w:val="nil"/>
              <w:bottom w:val="nil"/>
              <w:right w:val="nil"/>
            </w:tcBorders>
          </w:tcPr>
          <w:p w14:paraId="79711186" w14:textId="77777777" w:rsidR="00B5183C" w:rsidRPr="001D0F43" w:rsidRDefault="00B5183C" w:rsidP="00C965EB">
            <w:pPr>
              <w:spacing w:line="480" w:lineRule="auto"/>
              <w:rPr>
                <w:rFonts w:ascii="Times New Roman" w:hAnsi="Times New Roman" w:cs="Times New Roman"/>
                <w:color w:val="000000"/>
                <w:sz w:val="32"/>
                <w:szCs w:val="32"/>
                <w:rPrChange w:id="30" w:author="Nicolas Cancino" w:date="2026-10-19T19:09:00Z" w16du:dateUtc="2026-10-19T18:09:00Z">
                  <w:rPr>
                    <w:color w:val="000000"/>
                    <w:sz w:val="32"/>
                    <w:szCs w:val="32"/>
                  </w:rPr>
                </w:rPrChange>
              </w:rPr>
            </w:pPr>
          </w:p>
        </w:tc>
      </w:tr>
      <w:tr w:rsidR="00B5183C" w:rsidRPr="001D0F43" w14:paraId="19D93769" w14:textId="77777777" w:rsidTr="00C965EB">
        <w:tc>
          <w:tcPr>
            <w:tcW w:w="3256" w:type="dxa"/>
            <w:tcBorders>
              <w:top w:val="nil"/>
              <w:left w:val="nil"/>
              <w:bottom w:val="nil"/>
              <w:right w:val="nil"/>
            </w:tcBorders>
            <w:hideMark/>
          </w:tcPr>
          <w:p w14:paraId="5EC6AC25" w14:textId="398C94B2" w:rsidR="00B5183C" w:rsidRPr="001D0F43" w:rsidRDefault="00B5183C" w:rsidP="00C965EB">
            <w:pPr>
              <w:spacing w:line="480" w:lineRule="auto"/>
              <w:rPr>
                <w:rFonts w:ascii="Times New Roman" w:hAnsi="Times New Roman" w:cs="Times New Roman"/>
                <w:iCs/>
                <w:color w:val="156082"/>
                <w:sz w:val="32"/>
                <w:szCs w:val="32"/>
                <w:rPrChange w:id="31" w:author="Nicolas Cancino" w:date="2026-10-19T19:09:00Z" w16du:dateUtc="2026-10-19T18:09:00Z">
                  <w:rPr>
                    <w:iCs/>
                    <w:color w:val="156082"/>
                    <w:sz w:val="32"/>
                    <w:szCs w:val="32"/>
                  </w:rPr>
                </w:rPrChange>
              </w:rPr>
            </w:pPr>
            <w:r w:rsidRPr="00B5183C">
              <w:rPr>
                <w:rFonts w:ascii="Times New Roman" w:hAnsi="Times New Roman" w:cs="Times New Roman"/>
                <w:i/>
                <w:iCs/>
                <w:color w:val="156082"/>
                <w:sz w:val="32"/>
                <w:szCs w:val="32"/>
              </w:rPr>
              <w:t>CA1</w:t>
            </w:r>
          </w:p>
          <w:p w14:paraId="06C6E7A8" w14:textId="77777777" w:rsidR="00B5183C" w:rsidRPr="001D0F43" w:rsidRDefault="00B5183C" w:rsidP="00C965EB">
            <w:pPr>
              <w:spacing w:line="480" w:lineRule="auto"/>
              <w:rPr>
                <w:rFonts w:ascii="Times New Roman" w:hAnsi="Times New Roman" w:cs="Times New Roman"/>
                <w:b/>
                <w:bCs/>
                <w:i/>
                <w:color w:val="156082"/>
                <w:sz w:val="32"/>
                <w:szCs w:val="32"/>
                <w:rPrChange w:id="32"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33" w:author="Nicolas Cancino" w:date="2026-10-19T19:09:00Z" w16du:dateUtc="2026-10-19T18:09:00Z">
                  <w:rPr>
                    <w:b/>
                    <w:bCs/>
                    <w:i/>
                    <w:color w:val="156082"/>
                    <w:sz w:val="32"/>
                    <w:szCs w:val="32"/>
                  </w:rPr>
                </w:rPrChange>
              </w:rPr>
              <w:t xml:space="preserve">Lecturer/Supervisor </w:t>
            </w:r>
          </w:p>
        </w:tc>
        <w:tc>
          <w:tcPr>
            <w:tcW w:w="5759" w:type="dxa"/>
            <w:tcBorders>
              <w:top w:val="nil"/>
              <w:left w:val="nil"/>
              <w:bottom w:val="nil"/>
              <w:right w:val="nil"/>
            </w:tcBorders>
          </w:tcPr>
          <w:p w14:paraId="17B1C4D7" w14:textId="77777777" w:rsidR="00B5183C" w:rsidRPr="001D0F43" w:rsidRDefault="00B5183C" w:rsidP="00C965EB">
            <w:pPr>
              <w:spacing w:line="480" w:lineRule="auto"/>
              <w:rPr>
                <w:rFonts w:ascii="Times New Roman" w:hAnsi="Times New Roman" w:cs="Times New Roman"/>
                <w:color w:val="000000"/>
                <w:sz w:val="32"/>
                <w:szCs w:val="32"/>
                <w:rPrChange w:id="34" w:author="Nicolas Cancino" w:date="2026-10-19T19:09:00Z" w16du:dateUtc="2026-10-19T18:09:00Z">
                  <w:rPr>
                    <w:color w:val="000000"/>
                    <w:sz w:val="32"/>
                    <w:szCs w:val="32"/>
                  </w:rPr>
                </w:rPrChange>
              </w:rPr>
            </w:pPr>
          </w:p>
        </w:tc>
      </w:tr>
      <w:tr w:rsidR="00B5183C" w:rsidRPr="001D0F43" w14:paraId="14B1E1FE" w14:textId="77777777" w:rsidTr="00C965EB">
        <w:tc>
          <w:tcPr>
            <w:tcW w:w="3256" w:type="dxa"/>
            <w:tcBorders>
              <w:top w:val="nil"/>
              <w:left w:val="nil"/>
              <w:bottom w:val="nil"/>
              <w:right w:val="nil"/>
            </w:tcBorders>
            <w:hideMark/>
          </w:tcPr>
          <w:p w14:paraId="3D2F7FAD" w14:textId="77777777" w:rsidR="00B5183C" w:rsidRPr="001D0F43" w:rsidRDefault="00B5183C" w:rsidP="00C965EB">
            <w:pPr>
              <w:spacing w:line="480" w:lineRule="auto"/>
              <w:rPr>
                <w:rFonts w:ascii="Times New Roman" w:hAnsi="Times New Roman" w:cs="Times New Roman"/>
                <w:iCs/>
                <w:color w:val="156082"/>
                <w:sz w:val="32"/>
                <w:szCs w:val="32"/>
                <w:rPrChange w:id="35" w:author="Nicolas Cancino" w:date="2026-10-19T19:09:00Z" w16du:dateUtc="2026-10-19T18:09:00Z">
                  <w:rPr>
                    <w:iCs/>
                    <w:color w:val="156082"/>
                    <w:sz w:val="32"/>
                    <w:szCs w:val="32"/>
                  </w:rPr>
                </w:rPrChange>
              </w:rPr>
            </w:pPr>
            <w:proofErr w:type="spellStart"/>
            <w:r w:rsidRPr="001D0F43">
              <w:rPr>
                <w:rFonts w:ascii="Times New Roman" w:hAnsi="Times New Roman" w:cs="Times New Roman"/>
                <w:iCs/>
                <w:color w:val="156082"/>
                <w:sz w:val="32"/>
                <w:szCs w:val="32"/>
                <w:rPrChange w:id="36" w:author="Nicolas Cancino" w:date="2026-10-19T19:09:00Z" w16du:dateUtc="2026-10-19T18:09:00Z">
                  <w:rPr>
                    <w:iCs/>
                    <w:color w:val="156082"/>
                    <w:sz w:val="32"/>
                    <w:szCs w:val="32"/>
                  </w:rPr>
                </w:rPrChange>
              </w:rPr>
              <w:t>Taufique</w:t>
            </w:r>
            <w:proofErr w:type="spellEnd"/>
            <w:r w:rsidRPr="001D0F43">
              <w:rPr>
                <w:rFonts w:ascii="Times New Roman" w:hAnsi="Times New Roman" w:cs="Times New Roman"/>
                <w:iCs/>
                <w:color w:val="156082"/>
                <w:sz w:val="32"/>
                <w:szCs w:val="32"/>
                <w:rPrChange w:id="37" w:author="Nicolas Cancino" w:date="2026-10-19T19:09:00Z" w16du:dateUtc="2026-10-19T18:09:00Z">
                  <w:rPr>
                    <w:iCs/>
                    <w:color w:val="156082"/>
                    <w:sz w:val="32"/>
                    <w:szCs w:val="32"/>
                  </w:rPr>
                </w:rPrChange>
              </w:rPr>
              <w:t xml:space="preserve"> Ahmed </w:t>
            </w:r>
          </w:p>
        </w:tc>
        <w:tc>
          <w:tcPr>
            <w:tcW w:w="5759" w:type="dxa"/>
            <w:tcBorders>
              <w:top w:val="nil"/>
              <w:left w:val="nil"/>
              <w:bottom w:val="nil"/>
              <w:right w:val="nil"/>
            </w:tcBorders>
          </w:tcPr>
          <w:p w14:paraId="6241E317" w14:textId="77777777" w:rsidR="00B5183C" w:rsidRPr="001D0F43" w:rsidRDefault="00B5183C" w:rsidP="00C965EB">
            <w:pPr>
              <w:spacing w:line="480" w:lineRule="auto"/>
              <w:rPr>
                <w:rFonts w:ascii="Times New Roman" w:hAnsi="Times New Roman" w:cs="Times New Roman"/>
                <w:color w:val="000000"/>
                <w:sz w:val="32"/>
                <w:szCs w:val="32"/>
                <w:rPrChange w:id="38" w:author="Nicolas Cancino" w:date="2026-10-19T19:09:00Z" w16du:dateUtc="2026-10-19T18:09:00Z">
                  <w:rPr>
                    <w:color w:val="000000"/>
                    <w:sz w:val="32"/>
                    <w:szCs w:val="32"/>
                  </w:rPr>
                </w:rPrChange>
              </w:rPr>
            </w:pPr>
          </w:p>
        </w:tc>
      </w:tr>
      <w:tr w:rsidR="00B5183C" w:rsidRPr="001D0F43" w14:paraId="23DFDEEA" w14:textId="77777777" w:rsidTr="00C965EB">
        <w:tc>
          <w:tcPr>
            <w:tcW w:w="3256" w:type="dxa"/>
            <w:tcBorders>
              <w:top w:val="nil"/>
              <w:left w:val="nil"/>
              <w:bottom w:val="nil"/>
              <w:right w:val="nil"/>
            </w:tcBorders>
            <w:hideMark/>
          </w:tcPr>
          <w:p w14:paraId="073791B0" w14:textId="77777777" w:rsidR="00B5183C" w:rsidRPr="001D0F43" w:rsidRDefault="00B5183C" w:rsidP="00C965EB">
            <w:pPr>
              <w:spacing w:line="480" w:lineRule="auto"/>
              <w:rPr>
                <w:rFonts w:ascii="Times New Roman" w:hAnsi="Times New Roman" w:cs="Times New Roman"/>
                <w:b/>
                <w:bCs/>
                <w:i/>
                <w:color w:val="156082"/>
                <w:sz w:val="32"/>
                <w:szCs w:val="32"/>
                <w:rPrChange w:id="39" w:author="Nicolas Cancino" w:date="2026-10-19T19:09:00Z" w16du:dateUtc="2026-10-19T18:09:00Z">
                  <w:rPr>
                    <w:b/>
                    <w:bCs/>
                    <w:i/>
                    <w:color w:val="156082"/>
                    <w:sz w:val="32"/>
                    <w:szCs w:val="32"/>
                  </w:rPr>
                </w:rPrChange>
              </w:rPr>
            </w:pPr>
            <w:r w:rsidRPr="001D0F43">
              <w:rPr>
                <w:rFonts w:ascii="Times New Roman" w:hAnsi="Times New Roman" w:cs="Times New Roman"/>
                <w:b/>
                <w:bCs/>
                <w:i/>
                <w:color w:val="156082"/>
                <w:sz w:val="32"/>
                <w:szCs w:val="32"/>
                <w:rPrChange w:id="40" w:author="Nicolas Cancino" w:date="2026-10-19T19:09:00Z" w16du:dateUtc="2026-10-19T18:09:00Z">
                  <w:rPr>
                    <w:b/>
                    <w:bCs/>
                    <w:i/>
                    <w:color w:val="156082"/>
                    <w:sz w:val="32"/>
                    <w:szCs w:val="32"/>
                  </w:rPr>
                </w:rPrChange>
              </w:rPr>
              <w:lastRenderedPageBreak/>
              <w:t xml:space="preserve">Assessment Due Date </w:t>
            </w:r>
            <w:r w:rsidRPr="001D0F43">
              <w:rPr>
                <w:rFonts w:ascii="Times New Roman" w:hAnsi="Times New Roman" w:cs="Times New Roman"/>
                <w:i/>
                <w:color w:val="156082"/>
                <w:sz w:val="32"/>
                <w:szCs w:val="32"/>
                <w:rPrChange w:id="41" w:author="Nicolas Cancino" w:date="2026-10-19T19:09:00Z" w16du:dateUtc="2026-10-19T18:09:00Z">
                  <w:rPr>
                    <w:i/>
                    <w:color w:val="156082"/>
                    <w:sz w:val="32"/>
                    <w:szCs w:val="32"/>
                  </w:rPr>
                </w:rPrChange>
              </w:rPr>
              <w:t>25/10/2026</w:t>
            </w:r>
          </w:p>
        </w:tc>
        <w:tc>
          <w:tcPr>
            <w:tcW w:w="5759" w:type="dxa"/>
            <w:tcBorders>
              <w:top w:val="nil"/>
              <w:left w:val="nil"/>
              <w:bottom w:val="nil"/>
              <w:right w:val="nil"/>
            </w:tcBorders>
          </w:tcPr>
          <w:p w14:paraId="79DCBA31" w14:textId="77777777" w:rsidR="00B5183C" w:rsidRPr="001D0F43" w:rsidRDefault="00B5183C" w:rsidP="00C965EB">
            <w:pPr>
              <w:spacing w:line="480" w:lineRule="auto"/>
              <w:rPr>
                <w:rFonts w:ascii="Times New Roman" w:hAnsi="Times New Roman" w:cs="Times New Roman"/>
                <w:color w:val="000000"/>
                <w:sz w:val="32"/>
                <w:szCs w:val="32"/>
                <w:rPrChange w:id="42" w:author="Nicolas Cancino" w:date="2026-10-19T19:09:00Z" w16du:dateUtc="2026-10-19T18:09:00Z">
                  <w:rPr>
                    <w:color w:val="000000"/>
                    <w:sz w:val="32"/>
                    <w:szCs w:val="32"/>
                  </w:rPr>
                </w:rPrChange>
              </w:rPr>
            </w:pPr>
          </w:p>
        </w:tc>
      </w:tr>
    </w:tbl>
    <w:p w14:paraId="5E778D40" w14:textId="77777777" w:rsidR="00B5183C" w:rsidRPr="001D0F43" w:rsidRDefault="00B5183C" w:rsidP="00B5183C">
      <w:pPr>
        <w:spacing w:line="480" w:lineRule="auto"/>
        <w:rPr>
          <w:ins w:id="43" w:author="naomie mboma" w:date="2026-04-19T22:08:00Z" w16du:dateUtc="2026-04-19T21:08:00Z"/>
          <w:rFonts w:ascii="Times New Roman" w:hAnsi="Times New Roman" w:cs="Times New Roman"/>
          <w:b/>
          <w:bCs/>
          <w:i/>
          <w:color w:val="156082"/>
          <w:sz w:val="32"/>
          <w:szCs w:val="32"/>
          <w:rPrChange w:id="44" w:author="Nicolas Cancino" w:date="2026-10-19T19:09:00Z" w16du:dateUtc="2026-10-19T18:09:00Z">
            <w:rPr>
              <w:ins w:id="45" w:author="naomie mboma" w:date="2026-04-19T22:08:00Z" w16du:dateUtc="2026-04-19T21:08:00Z"/>
              <w:b/>
              <w:bCs/>
              <w:i/>
              <w:color w:val="156082"/>
              <w:sz w:val="32"/>
              <w:szCs w:val="32"/>
            </w:rPr>
          </w:rPrChange>
        </w:rPr>
      </w:pPr>
      <w:r w:rsidRPr="001D0F43">
        <w:rPr>
          <w:rFonts w:ascii="Times New Roman" w:hAnsi="Times New Roman" w:cs="Times New Roman"/>
          <w:b/>
          <w:bCs/>
          <w:i/>
          <w:color w:val="156082"/>
          <w:sz w:val="32"/>
          <w:szCs w:val="32"/>
          <w:rPrChange w:id="46" w:author="Nicolas Cancino" w:date="2026-10-19T19:09:00Z" w16du:dateUtc="2026-10-19T18:09:00Z">
            <w:rPr>
              <w:b/>
              <w:bCs/>
              <w:i/>
              <w:color w:val="156082"/>
              <w:sz w:val="32"/>
              <w:szCs w:val="32"/>
            </w:rPr>
          </w:rPrChange>
        </w:rPr>
        <w:t>Date of Submission</w:t>
      </w:r>
    </w:p>
    <w:p w14:paraId="2B72ACB7" w14:textId="77777777" w:rsidR="00B5183C" w:rsidRDefault="00B5183C" w:rsidP="00B5183C">
      <w:pPr>
        <w:rPr>
          <w:rFonts w:ascii="Times New Roman" w:hAnsi="Times New Roman" w:cs="Times New Roman"/>
          <w:i/>
          <w:color w:val="156082"/>
          <w:sz w:val="32"/>
          <w:szCs w:val="32"/>
        </w:rPr>
      </w:pPr>
      <w:r w:rsidRPr="001D0F43">
        <w:rPr>
          <w:rFonts w:ascii="Times New Roman" w:hAnsi="Times New Roman" w:cs="Times New Roman"/>
          <w:i/>
          <w:color w:val="156082"/>
          <w:sz w:val="32"/>
          <w:szCs w:val="32"/>
          <w:rPrChange w:id="47" w:author="Nicolas Cancino" w:date="2026-10-19T19:09:00Z" w16du:dateUtc="2026-10-19T18:09:00Z">
            <w:rPr>
              <w:i/>
              <w:color w:val="156082"/>
              <w:sz w:val="32"/>
              <w:szCs w:val="32"/>
            </w:rPr>
          </w:rPrChange>
        </w:rPr>
        <w:t>25/10/2026</w:t>
      </w:r>
    </w:p>
    <w:p w14:paraId="719304E4" w14:textId="77777777" w:rsidR="00B5183C" w:rsidRDefault="00B5183C" w:rsidP="00B5183C">
      <w:pPr>
        <w:rPr>
          <w:rFonts w:ascii="Times New Roman" w:hAnsi="Times New Roman" w:cs="Times New Roman"/>
          <w:i/>
          <w:color w:val="156082"/>
          <w:sz w:val="32"/>
          <w:szCs w:val="32"/>
        </w:rPr>
      </w:pPr>
    </w:p>
    <w:p w14:paraId="2DCC8977" w14:textId="77777777" w:rsidR="00B5183C" w:rsidRPr="001D0F43" w:rsidRDefault="00B5183C" w:rsidP="00B5183C">
      <w:pPr>
        <w:rPr>
          <w:rFonts w:ascii="Times New Roman" w:hAnsi="Times New Roman" w:cs="Times New Roman"/>
          <w:i/>
          <w:color w:val="156082"/>
          <w:sz w:val="32"/>
          <w:szCs w:val="32"/>
          <w:rPrChange w:id="48" w:author="Nicolas Cancino" w:date="2026-10-19T19:09:00Z" w16du:dateUtc="2026-10-19T18:09:00Z">
            <w:rPr>
              <w:i/>
              <w:color w:val="156082"/>
              <w:sz w:val="32"/>
              <w:szCs w:val="32"/>
            </w:rPr>
          </w:rPrChange>
        </w:rPr>
      </w:pPr>
    </w:p>
    <w:p w14:paraId="6958A180" w14:textId="77777777" w:rsidR="00B5183C" w:rsidRPr="001D0F43" w:rsidRDefault="00B5183C" w:rsidP="00B5183C">
      <w:pPr>
        <w:rPr>
          <w:rFonts w:ascii="Times New Roman" w:hAnsi="Times New Roman" w:cs="Times New Roman"/>
          <w:i/>
          <w:color w:val="156082"/>
          <w:sz w:val="32"/>
          <w:szCs w:val="32"/>
          <w:rPrChange w:id="49" w:author="Nicolas Cancino" w:date="2026-10-19T19:09:00Z" w16du:dateUtc="2026-10-19T18:09:00Z">
            <w:rPr>
              <w:i/>
              <w:color w:val="156082"/>
              <w:sz w:val="32"/>
              <w:szCs w:val="32"/>
            </w:rPr>
          </w:rPrChange>
        </w:rPr>
      </w:pPr>
    </w:p>
    <w:p w14:paraId="6F284975" w14:textId="5B61B2B7" w:rsidR="00CA0B8E" w:rsidRDefault="00CA0B8E"/>
    <w:p w14:paraId="1CB2C01C" w14:textId="1080C0B3" w:rsidR="005C00F0" w:rsidRDefault="00CA0B8E" w:rsidP="005C00F0">
      <w:r>
        <w:br w:type="page"/>
      </w:r>
    </w:p>
    <w:sdt>
      <w:sdtPr>
        <w:rPr>
          <w:rFonts w:ascii="Times New Roman" w:hAnsi="Times New Roman" w:cs="Times New Roman"/>
          <w:i/>
          <w:iCs/>
          <w:color w:val="000000" w:themeColor="text1"/>
        </w:rPr>
        <w:id w:val="1080092432"/>
        <w:docPartObj>
          <w:docPartGallery w:val="Table of Contents"/>
          <w:docPartUnique/>
        </w:docPartObj>
      </w:sdtPr>
      <w:sdtEndPr>
        <w:rPr>
          <w:rFonts w:ascii="Calibri" w:eastAsia="Calibri" w:hAnsi="Calibri" w:cs="Calibri"/>
          <w:b/>
          <w:bCs/>
          <w:i w:val="0"/>
          <w:iCs w:val="0"/>
          <w:color w:val="auto"/>
          <w:sz w:val="22"/>
          <w:szCs w:val="22"/>
          <w:lang w:val="en-IE" w:eastAsia="en-IE"/>
        </w:rPr>
      </w:sdtEndPr>
      <w:sdtContent>
        <w:p w14:paraId="369BE91D" w14:textId="345F5E0C" w:rsidR="005C00F0" w:rsidRDefault="005C00F0">
          <w:pPr>
            <w:pStyle w:val="TOCHeading"/>
            <w:rPr>
              <w:rFonts w:ascii="Times New Roman" w:hAnsi="Times New Roman" w:cs="Times New Roman"/>
              <w:i/>
              <w:iCs/>
              <w:color w:val="000000" w:themeColor="text1"/>
            </w:rPr>
          </w:pPr>
          <w:r w:rsidRPr="005C00F0">
            <w:rPr>
              <w:rFonts w:ascii="Times New Roman" w:hAnsi="Times New Roman" w:cs="Times New Roman"/>
              <w:i/>
              <w:iCs/>
              <w:color w:val="000000" w:themeColor="text1"/>
            </w:rPr>
            <w:t>Contents</w:t>
          </w:r>
        </w:p>
        <w:p w14:paraId="4C3B7B9E" w14:textId="77777777" w:rsidR="005C00F0" w:rsidRPr="005C00F0" w:rsidRDefault="005C00F0" w:rsidP="005C00F0">
          <w:pPr>
            <w:rPr>
              <w:lang w:val="en-GB" w:eastAsia="en-GB"/>
            </w:rPr>
          </w:pPr>
        </w:p>
        <w:p w14:paraId="466B3BDE" w14:textId="16A50B5D" w:rsidR="00B4184A" w:rsidRDefault="005C00F0">
          <w:pPr>
            <w:pStyle w:val="TOC1"/>
            <w:tabs>
              <w:tab w:val="right" w:leader="dot" w:pos="8494"/>
            </w:tabs>
            <w:rPr>
              <w:rFonts w:asciiTheme="minorHAnsi" w:eastAsiaTheme="minorEastAsia" w:hAnsiTheme="minorHAnsi" w:cstheme="minorBidi"/>
              <w:noProof/>
              <w:kern w:val="2"/>
              <w:sz w:val="24"/>
              <w:szCs w:val="24"/>
              <w:lang w:val="en-GB" w:eastAsia="en-GB"/>
              <w14:ligatures w14:val="standardContextual"/>
            </w:rPr>
          </w:pPr>
          <w:r w:rsidRPr="005C00F0">
            <w:rPr>
              <w:rFonts w:ascii="Times New Roman" w:hAnsi="Times New Roman" w:cs="Times New Roman"/>
            </w:rPr>
            <w:fldChar w:fldCharType="begin"/>
          </w:r>
          <w:r w:rsidRPr="005C00F0">
            <w:rPr>
              <w:rFonts w:ascii="Times New Roman" w:hAnsi="Times New Roman" w:cs="Times New Roman"/>
            </w:rPr>
            <w:instrText xml:space="preserve"> TOC \o "1-3" \h \z \u </w:instrText>
          </w:r>
          <w:r w:rsidRPr="005C00F0">
            <w:rPr>
              <w:rFonts w:ascii="Times New Roman" w:hAnsi="Times New Roman" w:cs="Times New Roman"/>
            </w:rPr>
            <w:fldChar w:fldCharType="separate"/>
          </w:r>
          <w:hyperlink w:anchor="_Toc244469542" w:history="1">
            <w:r w:rsidR="00B4184A" w:rsidRPr="003F2EF0">
              <w:rPr>
                <w:rStyle w:val="Hyperlink"/>
                <w:rFonts w:ascii="Times New Roman" w:hAnsi="Times New Roman" w:cs="Times New Roman"/>
                <w:i/>
                <w:iCs/>
                <w:noProof/>
              </w:rPr>
              <w:t>Statistical analysis of the "Bike Sharing" dataset</w:t>
            </w:r>
            <w:r w:rsidR="00B4184A">
              <w:rPr>
                <w:noProof/>
                <w:webHidden/>
              </w:rPr>
              <w:tab/>
            </w:r>
            <w:r w:rsidR="00B4184A">
              <w:rPr>
                <w:noProof/>
                <w:webHidden/>
              </w:rPr>
              <w:fldChar w:fldCharType="begin"/>
            </w:r>
            <w:r w:rsidR="00B4184A">
              <w:rPr>
                <w:noProof/>
                <w:webHidden/>
              </w:rPr>
              <w:instrText xml:space="preserve"> PAGEREF _Toc244469542 \h </w:instrText>
            </w:r>
            <w:r w:rsidR="00B4184A">
              <w:rPr>
                <w:noProof/>
                <w:webHidden/>
              </w:rPr>
            </w:r>
            <w:r w:rsidR="00B4184A">
              <w:rPr>
                <w:noProof/>
                <w:webHidden/>
              </w:rPr>
              <w:fldChar w:fldCharType="separate"/>
            </w:r>
            <w:r w:rsidR="00B4184A">
              <w:rPr>
                <w:noProof/>
                <w:webHidden/>
              </w:rPr>
              <w:t>4</w:t>
            </w:r>
            <w:r w:rsidR="00B4184A">
              <w:rPr>
                <w:noProof/>
                <w:webHidden/>
              </w:rPr>
              <w:fldChar w:fldCharType="end"/>
            </w:r>
          </w:hyperlink>
        </w:p>
        <w:p w14:paraId="1AE49356" w14:textId="40CF91CD"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3" w:history="1">
            <w:r w:rsidRPr="003F2EF0">
              <w:rPr>
                <w:rStyle w:val="Hyperlink"/>
                <w:i/>
                <w:iCs/>
                <w:noProof/>
              </w:rPr>
              <w:t>Introduction</w:t>
            </w:r>
            <w:r>
              <w:rPr>
                <w:noProof/>
                <w:webHidden/>
              </w:rPr>
              <w:tab/>
            </w:r>
            <w:r>
              <w:rPr>
                <w:noProof/>
                <w:webHidden/>
              </w:rPr>
              <w:fldChar w:fldCharType="begin"/>
            </w:r>
            <w:r>
              <w:rPr>
                <w:noProof/>
                <w:webHidden/>
              </w:rPr>
              <w:instrText xml:space="preserve"> PAGEREF _Toc244469543 \h </w:instrText>
            </w:r>
            <w:r>
              <w:rPr>
                <w:noProof/>
                <w:webHidden/>
              </w:rPr>
            </w:r>
            <w:r>
              <w:rPr>
                <w:noProof/>
                <w:webHidden/>
              </w:rPr>
              <w:fldChar w:fldCharType="separate"/>
            </w:r>
            <w:r>
              <w:rPr>
                <w:noProof/>
                <w:webHidden/>
              </w:rPr>
              <w:t>4</w:t>
            </w:r>
            <w:r>
              <w:rPr>
                <w:noProof/>
                <w:webHidden/>
              </w:rPr>
              <w:fldChar w:fldCharType="end"/>
            </w:r>
          </w:hyperlink>
        </w:p>
        <w:p w14:paraId="4DF4FBFE" w14:textId="411A77AF"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4" w:history="1">
            <w:r w:rsidRPr="003F2EF0">
              <w:rPr>
                <w:rStyle w:val="Hyperlink"/>
                <w:rFonts w:ascii="Times New Roman" w:hAnsi="Times New Roman" w:cs="Times New Roman"/>
                <w:i/>
                <w:iCs/>
                <w:noProof/>
              </w:rPr>
              <w:t>Dataset Description</w:t>
            </w:r>
            <w:r>
              <w:rPr>
                <w:noProof/>
                <w:webHidden/>
              </w:rPr>
              <w:tab/>
            </w:r>
            <w:r>
              <w:rPr>
                <w:noProof/>
                <w:webHidden/>
              </w:rPr>
              <w:fldChar w:fldCharType="begin"/>
            </w:r>
            <w:r>
              <w:rPr>
                <w:noProof/>
                <w:webHidden/>
              </w:rPr>
              <w:instrText xml:space="preserve"> PAGEREF _Toc244469544 \h </w:instrText>
            </w:r>
            <w:r>
              <w:rPr>
                <w:noProof/>
                <w:webHidden/>
              </w:rPr>
            </w:r>
            <w:r>
              <w:rPr>
                <w:noProof/>
                <w:webHidden/>
              </w:rPr>
              <w:fldChar w:fldCharType="separate"/>
            </w:r>
            <w:r>
              <w:rPr>
                <w:noProof/>
                <w:webHidden/>
              </w:rPr>
              <w:t>5</w:t>
            </w:r>
            <w:r>
              <w:rPr>
                <w:noProof/>
                <w:webHidden/>
              </w:rPr>
              <w:fldChar w:fldCharType="end"/>
            </w:r>
          </w:hyperlink>
        </w:p>
        <w:p w14:paraId="4A74307D" w14:textId="355B8ED6"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5" w:history="1">
            <w:r w:rsidRPr="003F2EF0">
              <w:rPr>
                <w:rStyle w:val="Hyperlink"/>
                <w:rFonts w:ascii="Times New Roman" w:hAnsi="Times New Roman" w:cs="Times New Roman"/>
                <w:i/>
                <w:iCs/>
                <w:noProof/>
              </w:rPr>
              <w:t>Dataset Dictionary</w:t>
            </w:r>
            <w:r>
              <w:rPr>
                <w:noProof/>
                <w:webHidden/>
              </w:rPr>
              <w:tab/>
            </w:r>
            <w:r>
              <w:rPr>
                <w:noProof/>
                <w:webHidden/>
              </w:rPr>
              <w:fldChar w:fldCharType="begin"/>
            </w:r>
            <w:r>
              <w:rPr>
                <w:noProof/>
                <w:webHidden/>
              </w:rPr>
              <w:instrText xml:space="preserve"> PAGEREF _Toc244469545 \h </w:instrText>
            </w:r>
            <w:r>
              <w:rPr>
                <w:noProof/>
                <w:webHidden/>
              </w:rPr>
            </w:r>
            <w:r>
              <w:rPr>
                <w:noProof/>
                <w:webHidden/>
              </w:rPr>
              <w:fldChar w:fldCharType="separate"/>
            </w:r>
            <w:r>
              <w:rPr>
                <w:noProof/>
                <w:webHidden/>
              </w:rPr>
              <w:t>5</w:t>
            </w:r>
            <w:r>
              <w:rPr>
                <w:noProof/>
                <w:webHidden/>
              </w:rPr>
              <w:fldChar w:fldCharType="end"/>
            </w:r>
          </w:hyperlink>
        </w:p>
        <w:p w14:paraId="667516DB" w14:textId="133A4C60" w:rsidR="00B4184A" w:rsidRDefault="00B4184A">
          <w:pPr>
            <w:pStyle w:val="TOC3"/>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6" w:history="1">
            <w:r w:rsidRPr="003F2EF0">
              <w:rPr>
                <w:rStyle w:val="Hyperlink"/>
                <w:rFonts w:ascii="Times New Roman" w:hAnsi="Times New Roman" w:cs="Times New Roman"/>
                <w:i/>
                <w:iCs/>
                <w:noProof/>
              </w:rPr>
              <w:t>Initial Data Exploration and Preparation</w:t>
            </w:r>
            <w:r>
              <w:rPr>
                <w:noProof/>
                <w:webHidden/>
              </w:rPr>
              <w:tab/>
            </w:r>
            <w:r>
              <w:rPr>
                <w:noProof/>
                <w:webHidden/>
              </w:rPr>
              <w:fldChar w:fldCharType="begin"/>
            </w:r>
            <w:r>
              <w:rPr>
                <w:noProof/>
                <w:webHidden/>
              </w:rPr>
              <w:instrText xml:space="preserve"> PAGEREF _Toc244469546 \h </w:instrText>
            </w:r>
            <w:r>
              <w:rPr>
                <w:noProof/>
                <w:webHidden/>
              </w:rPr>
            </w:r>
            <w:r>
              <w:rPr>
                <w:noProof/>
                <w:webHidden/>
              </w:rPr>
              <w:fldChar w:fldCharType="separate"/>
            </w:r>
            <w:r>
              <w:rPr>
                <w:noProof/>
                <w:webHidden/>
              </w:rPr>
              <w:t>5</w:t>
            </w:r>
            <w:r>
              <w:rPr>
                <w:noProof/>
                <w:webHidden/>
              </w:rPr>
              <w:fldChar w:fldCharType="end"/>
            </w:r>
          </w:hyperlink>
        </w:p>
        <w:p w14:paraId="34FABB88" w14:textId="4FBAFC81" w:rsidR="00B4184A" w:rsidRDefault="00B4184A">
          <w:pPr>
            <w:pStyle w:val="TOC3"/>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7" w:history="1">
            <w:r w:rsidRPr="003F2EF0">
              <w:rPr>
                <w:rStyle w:val="Hyperlink"/>
                <w:rFonts w:ascii="Times New Roman" w:hAnsi="Times New Roman" w:cs="Times New Roman"/>
                <w:i/>
                <w:iCs/>
                <w:noProof/>
              </w:rPr>
              <w:t>Binomial Distribution</w:t>
            </w:r>
            <w:r>
              <w:rPr>
                <w:noProof/>
                <w:webHidden/>
              </w:rPr>
              <w:tab/>
            </w:r>
            <w:r>
              <w:rPr>
                <w:noProof/>
                <w:webHidden/>
              </w:rPr>
              <w:fldChar w:fldCharType="begin"/>
            </w:r>
            <w:r>
              <w:rPr>
                <w:noProof/>
                <w:webHidden/>
              </w:rPr>
              <w:instrText xml:space="preserve"> PAGEREF _Toc244469547 \h </w:instrText>
            </w:r>
            <w:r>
              <w:rPr>
                <w:noProof/>
                <w:webHidden/>
              </w:rPr>
            </w:r>
            <w:r>
              <w:rPr>
                <w:noProof/>
                <w:webHidden/>
              </w:rPr>
              <w:fldChar w:fldCharType="separate"/>
            </w:r>
            <w:r>
              <w:rPr>
                <w:noProof/>
                <w:webHidden/>
              </w:rPr>
              <w:t>10</w:t>
            </w:r>
            <w:r>
              <w:rPr>
                <w:noProof/>
                <w:webHidden/>
              </w:rPr>
              <w:fldChar w:fldCharType="end"/>
            </w:r>
          </w:hyperlink>
        </w:p>
        <w:p w14:paraId="11F9206F" w14:textId="68FB00DE" w:rsidR="00B4184A" w:rsidRDefault="00B4184A">
          <w:pPr>
            <w:pStyle w:val="TOC3"/>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8" w:history="1">
            <w:r w:rsidRPr="003F2EF0">
              <w:rPr>
                <w:rStyle w:val="Hyperlink"/>
                <w:rFonts w:ascii="Times New Roman" w:hAnsi="Times New Roman" w:cs="Times New Roman"/>
                <w:i/>
                <w:iCs/>
                <w:noProof/>
              </w:rPr>
              <w:t>Poisson Distribution</w:t>
            </w:r>
            <w:r>
              <w:rPr>
                <w:noProof/>
                <w:webHidden/>
              </w:rPr>
              <w:tab/>
            </w:r>
            <w:r>
              <w:rPr>
                <w:noProof/>
                <w:webHidden/>
              </w:rPr>
              <w:fldChar w:fldCharType="begin"/>
            </w:r>
            <w:r>
              <w:rPr>
                <w:noProof/>
                <w:webHidden/>
              </w:rPr>
              <w:instrText xml:space="preserve"> PAGEREF _Toc244469548 \h </w:instrText>
            </w:r>
            <w:r>
              <w:rPr>
                <w:noProof/>
                <w:webHidden/>
              </w:rPr>
            </w:r>
            <w:r>
              <w:rPr>
                <w:noProof/>
                <w:webHidden/>
              </w:rPr>
              <w:fldChar w:fldCharType="separate"/>
            </w:r>
            <w:r>
              <w:rPr>
                <w:noProof/>
                <w:webHidden/>
              </w:rPr>
              <w:t>11</w:t>
            </w:r>
            <w:r>
              <w:rPr>
                <w:noProof/>
                <w:webHidden/>
              </w:rPr>
              <w:fldChar w:fldCharType="end"/>
            </w:r>
          </w:hyperlink>
        </w:p>
        <w:p w14:paraId="1D5DF581" w14:textId="12AECD52" w:rsidR="00B4184A" w:rsidRDefault="00B4184A">
          <w:pPr>
            <w:pStyle w:val="TOC3"/>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49" w:history="1">
            <w:r w:rsidRPr="003F2EF0">
              <w:rPr>
                <w:rStyle w:val="Hyperlink"/>
                <w:rFonts w:ascii="Times New Roman" w:hAnsi="Times New Roman" w:cs="Times New Roman"/>
                <w:i/>
                <w:iCs/>
                <w:noProof/>
              </w:rPr>
              <w:t>Normal Distribution</w:t>
            </w:r>
            <w:r>
              <w:rPr>
                <w:noProof/>
                <w:webHidden/>
              </w:rPr>
              <w:tab/>
            </w:r>
            <w:r>
              <w:rPr>
                <w:noProof/>
                <w:webHidden/>
              </w:rPr>
              <w:fldChar w:fldCharType="begin"/>
            </w:r>
            <w:r>
              <w:rPr>
                <w:noProof/>
                <w:webHidden/>
              </w:rPr>
              <w:instrText xml:space="preserve"> PAGEREF _Toc244469549 \h </w:instrText>
            </w:r>
            <w:r>
              <w:rPr>
                <w:noProof/>
                <w:webHidden/>
              </w:rPr>
            </w:r>
            <w:r>
              <w:rPr>
                <w:noProof/>
                <w:webHidden/>
              </w:rPr>
              <w:fldChar w:fldCharType="separate"/>
            </w:r>
            <w:r>
              <w:rPr>
                <w:noProof/>
                <w:webHidden/>
              </w:rPr>
              <w:t>13</w:t>
            </w:r>
            <w:r>
              <w:rPr>
                <w:noProof/>
                <w:webHidden/>
              </w:rPr>
              <w:fldChar w:fldCharType="end"/>
            </w:r>
          </w:hyperlink>
        </w:p>
        <w:p w14:paraId="38A00BAA" w14:textId="57E3059E"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50" w:history="1">
            <w:r w:rsidRPr="003F2EF0">
              <w:rPr>
                <w:rStyle w:val="Hyperlink"/>
                <w:rFonts w:ascii="Times New Roman" w:hAnsi="Times New Roman" w:cs="Times New Roman"/>
                <w:i/>
                <w:iCs/>
                <w:noProof/>
              </w:rPr>
              <w:t>Conclusion</w:t>
            </w:r>
            <w:r>
              <w:rPr>
                <w:noProof/>
                <w:webHidden/>
              </w:rPr>
              <w:tab/>
            </w:r>
            <w:r>
              <w:rPr>
                <w:noProof/>
                <w:webHidden/>
              </w:rPr>
              <w:fldChar w:fldCharType="begin"/>
            </w:r>
            <w:r>
              <w:rPr>
                <w:noProof/>
                <w:webHidden/>
              </w:rPr>
              <w:instrText xml:space="preserve"> PAGEREF _Toc244469550 \h </w:instrText>
            </w:r>
            <w:r>
              <w:rPr>
                <w:noProof/>
                <w:webHidden/>
              </w:rPr>
            </w:r>
            <w:r>
              <w:rPr>
                <w:noProof/>
                <w:webHidden/>
              </w:rPr>
              <w:fldChar w:fldCharType="separate"/>
            </w:r>
            <w:r>
              <w:rPr>
                <w:noProof/>
                <w:webHidden/>
              </w:rPr>
              <w:t>16</w:t>
            </w:r>
            <w:r>
              <w:rPr>
                <w:noProof/>
                <w:webHidden/>
              </w:rPr>
              <w:fldChar w:fldCharType="end"/>
            </w:r>
          </w:hyperlink>
        </w:p>
        <w:p w14:paraId="6EEC3C44" w14:textId="39CDD3E9"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51" w:history="1">
            <w:r w:rsidRPr="003F2EF0">
              <w:rPr>
                <w:rStyle w:val="Hyperlink"/>
                <w:rFonts w:ascii="Times New Roman" w:hAnsi="Times New Roman" w:cs="Times New Roman"/>
                <w:i/>
                <w:iCs/>
                <w:noProof/>
              </w:rPr>
              <w:t>Ethical and Legal Considerations</w:t>
            </w:r>
            <w:r>
              <w:rPr>
                <w:noProof/>
                <w:webHidden/>
              </w:rPr>
              <w:tab/>
            </w:r>
            <w:r>
              <w:rPr>
                <w:noProof/>
                <w:webHidden/>
              </w:rPr>
              <w:fldChar w:fldCharType="begin"/>
            </w:r>
            <w:r>
              <w:rPr>
                <w:noProof/>
                <w:webHidden/>
              </w:rPr>
              <w:instrText xml:space="preserve"> PAGEREF _Toc244469551 \h </w:instrText>
            </w:r>
            <w:r>
              <w:rPr>
                <w:noProof/>
                <w:webHidden/>
              </w:rPr>
            </w:r>
            <w:r>
              <w:rPr>
                <w:noProof/>
                <w:webHidden/>
              </w:rPr>
              <w:fldChar w:fldCharType="separate"/>
            </w:r>
            <w:r>
              <w:rPr>
                <w:noProof/>
                <w:webHidden/>
              </w:rPr>
              <w:t>16</w:t>
            </w:r>
            <w:r>
              <w:rPr>
                <w:noProof/>
                <w:webHidden/>
              </w:rPr>
              <w:fldChar w:fldCharType="end"/>
            </w:r>
          </w:hyperlink>
        </w:p>
        <w:p w14:paraId="77D0EFCA" w14:textId="5729E343"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52" w:history="1">
            <w:r w:rsidRPr="003F2EF0">
              <w:rPr>
                <w:rStyle w:val="Hyperlink"/>
                <w:rFonts w:ascii="Times New Roman" w:hAnsi="Times New Roman" w:cs="Times New Roman"/>
                <w:i/>
                <w:iCs/>
                <w:noProof/>
              </w:rPr>
              <w:t>Use of AI Tools</w:t>
            </w:r>
            <w:r>
              <w:rPr>
                <w:noProof/>
                <w:webHidden/>
              </w:rPr>
              <w:tab/>
            </w:r>
            <w:r>
              <w:rPr>
                <w:noProof/>
                <w:webHidden/>
              </w:rPr>
              <w:fldChar w:fldCharType="begin"/>
            </w:r>
            <w:r>
              <w:rPr>
                <w:noProof/>
                <w:webHidden/>
              </w:rPr>
              <w:instrText xml:space="preserve"> PAGEREF _Toc244469552 \h </w:instrText>
            </w:r>
            <w:r>
              <w:rPr>
                <w:noProof/>
                <w:webHidden/>
              </w:rPr>
            </w:r>
            <w:r>
              <w:rPr>
                <w:noProof/>
                <w:webHidden/>
              </w:rPr>
              <w:fldChar w:fldCharType="separate"/>
            </w:r>
            <w:r>
              <w:rPr>
                <w:noProof/>
                <w:webHidden/>
              </w:rPr>
              <w:t>16</w:t>
            </w:r>
            <w:r>
              <w:rPr>
                <w:noProof/>
                <w:webHidden/>
              </w:rPr>
              <w:fldChar w:fldCharType="end"/>
            </w:r>
          </w:hyperlink>
        </w:p>
        <w:p w14:paraId="258C1896" w14:textId="116928E1" w:rsidR="00B4184A" w:rsidRDefault="00B4184A">
          <w:pPr>
            <w:pStyle w:val="TOC3"/>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53" w:history="1">
            <w:r w:rsidRPr="003F2EF0">
              <w:rPr>
                <w:rStyle w:val="Hyperlink"/>
                <w:noProof/>
              </w:rPr>
              <w:t>Use of IA</w:t>
            </w:r>
            <w:r>
              <w:rPr>
                <w:noProof/>
                <w:webHidden/>
              </w:rPr>
              <w:tab/>
            </w:r>
            <w:r>
              <w:rPr>
                <w:noProof/>
                <w:webHidden/>
              </w:rPr>
              <w:fldChar w:fldCharType="begin"/>
            </w:r>
            <w:r>
              <w:rPr>
                <w:noProof/>
                <w:webHidden/>
              </w:rPr>
              <w:instrText xml:space="preserve"> PAGEREF _Toc244469553 \h </w:instrText>
            </w:r>
            <w:r>
              <w:rPr>
                <w:noProof/>
                <w:webHidden/>
              </w:rPr>
            </w:r>
            <w:r>
              <w:rPr>
                <w:noProof/>
                <w:webHidden/>
              </w:rPr>
              <w:fldChar w:fldCharType="separate"/>
            </w:r>
            <w:r>
              <w:rPr>
                <w:noProof/>
                <w:webHidden/>
              </w:rPr>
              <w:t>18</w:t>
            </w:r>
            <w:r>
              <w:rPr>
                <w:noProof/>
                <w:webHidden/>
              </w:rPr>
              <w:fldChar w:fldCharType="end"/>
            </w:r>
          </w:hyperlink>
        </w:p>
        <w:p w14:paraId="0A98043E" w14:textId="044B5DE6" w:rsidR="00B4184A" w:rsidRDefault="00B4184A">
          <w:pPr>
            <w:pStyle w:val="TOC2"/>
            <w:tabs>
              <w:tab w:val="right" w:leader="dot" w:pos="8494"/>
            </w:tabs>
            <w:rPr>
              <w:rFonts w:asciiTheme="minorHAnsi" w:eastAsiaTheme="minorEastAsia" w:hAnsiTheme="minorHAnsi" w:cstheme="minorBidi"/>
              <w:noProof/>
              <w:kern w:val="2"/>
              <w:sz w:val="24"/>
              <w:szCs w:val="24"/>
              <w:lang w:val="en-GB" w:eastAsia="en-GB"/>
              <w14:ligatures w14:val="standardContextual"/>
            </w:rPr>
          </w:pPr>
          <w:hyperlink w:anchor="_Toc244469554" w:history="1">
            <w:r w:rsidRPr="003F2EF0">
              <w:rPr>
                <w:rStyle w:val="Hyperlink"/>
                <w:rFonts w:ascii="Times New Roman" w:hAnsi="Times New Roman" w:cs="Times New Roman"/>
                <w:i/>
                <w:iCs/>
                <w:noProof/>
              </w:rPr>
              <w:t>References</w:t>
            </w:r>
            <w:r>
              <w:rPr>
                <w:noProof/>
                <w:webHidden/>
              </w:rPr>
              <w:tab/>
            </w:r>
            <w:r>
              <w:rPr>
                <w:noProof/>
                <w:webHidden/>
              </w:rPr>
              <w:fldChar w:fldCharType="begin"/>
            </w:r>
            <w:r>
              <w:rPr>
                <w:noProof/>
                <w:webHidden/>
              </w:rPr>
              <w:instrText xml:space="preserve"> PAGEREF _Toc244469554 \h </w:instrText>
            </w:r>
            <w:r>
              <w:rPr>
                <w:noProof/>
                <w:webHidden/>
              </w:rPr>
            </w:r>
            <w:r>
              <w:rPr>
                <w:noProof/>
                <w:webHidden/>
              </w:rPr>
              <w:fldChar w:fldCharType="separate"/>
            </w:r>
            <w:r>
              <w:rPr>
                <w:noProof/>
                <w:webHidden/>
              </w:rPr>
              <w:t>21</w:t>
            </w:r>
            <w:r>
              <w:rPr>
                <w:noProof/>
                <w:webHidden/>
              </w:rPr>
              <w:fldChar w:fldCharType="end"/>
            </w:r>
          </w:hyperlink>
        </w:p>
        <w:p w14:paraId="164ABD9A" w14:textId="04E77886" w:rsidR="005C00F0" w:rsidRDefault="005C00F0">
          <w:r w:rsidRPr="005C00F0">
            <w:rPr>
              <w:rFonts w:ascii="Times New Roman" w:hAnsi="Times New Roman" w:cs="Times New Roman"/>
              <w:b/>
              <w:bCs/>
            </w:rPr>
            <w:fldChar w:fldCharType="end"/>
          </w:r>
        </w:p>
      </w:sdtContent>
    </w:sdt>
    <w:p w14:paraId="1B477CBE" w14:textId="77777777" w:rsidR="005C00F0" w:rsidRPr="005C00F0" w:rsidRDefault="005C00F0" w:rsidP="005C00F0"/>
    <w:p w14:paraId="19E2D02F" w14:textId="77777777" w:rsidR="00CA0B8E" w:rsidRDefault="00CA0B8E" w:rsidP="00CA0B8E">
      <w:pPr>
        <w:pStyle w:val="Title"/>
        <w:jc w:val="center"/>
        <w:rPr>
          <w:rFonts w:ascii="Times New Roman" w:hAnsi="Times New Roman" w:cs="Times New Roman"/>
          <w:i/>
          <w:iCs/>
          <w:sz w:val="36"/>
          <w:szCs w:val="36"/>
        </w:rPr>
      </w:pPr>
    </w:p>
    <w:p w14:paraId="55DF6C20" w14:textId="77777777" w:rsidR="00CA0B8E" w:rsidRDefault="00CA0B8E" w:rsidP="00CA0B8E">
      <w:pPr>
        <w:pStyle w:val="Title"/>
        <w:jc w:val="center"/>
        <w:rPr>
          <w:rFonts w:ascii="Times New Roman" w:hAnsi="Times New Roman" w:cs="Times New Roman"/>
          <w:i/>
          <w:iCs/>
          <w:sz w:val="36"/>
          <w:szCs w:val="36"/>
        </w:rPr>
      </w:pPr>
    </w:p>
    <w:p w14:paraId="060D174A" w14:textId="77777777" w:rsidR="00CA0B8E" w:rsidRDefault="00CA0B8E" w:rsidP="00CA0B8E">
      <w:pPr>
        <w:pStyle w:val="Title"/>
        <w:jc w:val="center"/>
        <w:rPr>
          <w:rFonts w:ascii="Times New Roman" w:hAnsi="Times New Roman" w:cs="Times New Roman"/>
          <w:i/>
          <w:iCs/>
          <w:sz w:val="36"/>
          <w:szCs w:val="36"/>
        </w:rPr>
      </w:pPr>
    </w:p>
    <w:p w14:paraId="0D9590C1" w14:textId="77777777" w:rsidR="00CA0B8E" w:rsidRDefault="00CA0B8E" w:rsidP="00CA0B8E">
      <w:pPr>
        <w:pStyle w:val="Title"/>
        <w:jc w:val="center"/>
        <w:rPr>
          <w:rFonts w:ascii="Times New Roman" w:hAnsi="Times New Roman" w:cs="Times New Roman"/>
          <w:i/>
          <w:iCs/>
          <w:sz w:val="36"/>
          <w:szCs w:val="36"/>
        </w:rPr>
      </w:pPr>
    </w:p>
    <w:p w14:paraId="2BC58F19" w14:textId="77777777" w:rsidR="00CA0B8E" w:rsidRDefault="00CA0B8E" w:rsidP="00CA0B8E">
      <w:pPr>
        <w:pStyle w:val="Title"/>
        <w:jc w:val="center"/>
        <w:rPr>
          <w:rFonts w:ascii="Times New Roman" w:hAnsi="Times New Roman" w:cs="Times New Roman"/>
          <w:i/>
          <w:iCs/>
          <w:sz w:val="36"/>
          <w:szCs w:val="36"/>
        </w:rPr>
      </w:pPr>
    </w:p>
    <w:p w14:paraId="501BB28B" w14:textId="77777777" w:rsidR="00CA0B8E" w:rsidRDefault="00CA0B8E" w:rsidP="00CA0B8E">
      <w:pPr>
        <w:pStyle w:val="Title"/>
        <w:jc w:val="center"/>
        <w:rPr>
          <w:rFonts w:ascii="Times New Roman" w:hAnsi="Times New Roman" w:cs="Times New Roman"/>
          <w:i/>
          <w:iCs/>
          <w:sz w:val="36"/>
          <w:szCs w:val="36"/>
        </w:rPr>
      </w:pPr>
    </w:p>
    <w:p w14:paraId="1EC550B9" w14:textId="77777777" w:rsidR="00CA0B8E" w:rsidRDefault="00CA0B8E" w:rsidP="00CA0B8E">
      <w:pPr>
        <w:pStyle w:val="Title"/>
        <w:jc w:val="center"/>
        <w:rPr>
          <w:rFonts w:ascii="Times New Roman" w:hAnsi="Times New Roman" w:cs="Times New Roman"/>
          <w:i/>
          <w:iCs/>
          <w:sz w:val="36"/>
          <w:szCs w:val="36"/>
        </w:rPr>
      </w:pPr>
    </w:p>
    <w:p w14:paraId="0121717D" w14:textId="77777777" w:rsidR="00CA0B8E" w:rsidRDefault="00CA0B8E" w:rsidP="00CA0B8E">
      <w:pPr>
        <w:pStyle w:val="Title"/>
        <w:jc w:val="center"/>
        <w:rPr>
          <w:rFonts w:ascii="Times New Roman" w:hAnsi="Times New Roman" w:cs="Times New Roman"/>
          <w:i/>
          <w:iCs/>
          <w:sz w:val="36"/>
          <w:szCs w:val="36"/>
        </w:rPr>
      </w:pPr>
    </w:p>
    <w:p w14:paraId="006EDE3B" w14:textId="77777777" w:rsidR="00CA0B8E" w:rsidRDefault="00CA0B8E" w:rsidP="00CA0B8E">
      <w:pPr>
        <w:pStyle w:val="Title"/>
        <w:jc w:val="center"/>
        <w:rPr>
          <w:rFonts w:ascii="Times New Roman" w:hAnsi="Times New Roman" w:cs="Times New Roman"/>
          <w:i/>
          <w:iCs/>
          <w:sz w:val="36"/>
          <w:szCs w:val="36"/>
        </w:rPr>
      </w:pPr>
    </w:p>
    <w:p w14:paraId="782EE3C7" w14:textId="77777777" w:rsidR="00CA0B8E" w:rsidRDefault="00CA0B8E" w:rsidP="00CA0B8E">
      <w:pPr>
        <w:pStyle w:val="Title"/>
        <w:jc w:val="center"/>
        <w:rPr>
          <w:rFonts w:ascii="Times New Roman" w:hAnsi="Times New Roman" w:cs="Times New Roman"/>
          <w:i/>
          <w:iCs/>
          <w:sz w:val="36"/>
          <w:szCs w:val="36"/>
        </w:rPr>
      </w:pPr>
    </w:p>
    <w:p w14:paraId="2D63B1C0" w14:textId="77777777" w:rsidR="00CA0B8E" w:rsidRDefault="00CA0B8E" w:rsidP="00CA0B8E">
      <w:pPr>
        <w:pStyle w:val="Title"/>
        <w:jc w:val="center"/>
        <w:rPr>
          <w:rFonts w:ascii="Times New Roman" w:hAnsi="Times New Roman" w:cs="Times New Roman"/>
          <w:i/>
          <w:iCs/>
          <w:sz w:val="36"/>
          <w:szCs w:val="36"/>
        </w:rPr>
      </w:pPr>
    </w:p>
    <w:p w14:paraId="6DDB878F" w14:textId="77777777" w:rsidR="00CA0B8E" w:rsidRDefault="00CA0B8E" w:rsidP="00CA0B8E">
      <w:pPr>
        <w:pStyle w:val="Title"/>
        <w:jc w:val="center"/>
        <w:rPr>
          <w:rFonts w:ascii="Times New Roman" w:hAnsi="Times New Roman" w:cs="Times New Roman"/>
          <w:i/>
          <w:iCs/>
          <w:sz w:val="36"/>
          <w:szCs w:val="36"/>
        </w:rPr>
      </w:pPr>
    </w:p>
    <w:p w14:paraId="1C44A922" w14:textId="77777777" w:rsidR="00CA0B8E" w:rsidRDefault="00CA0B8E" w:rsidP="00CA0B8E">
      <w:pPr>
        <w:pStyle w:val="Title"/>
        <w:jc w:val="center"/>
        <w:rPr>
          <w:rFonts w:ascii="Times New Roman" w:hAnsi="Times New Roman" w:cs="Times New Roman"/>
          <w:i/>
          <w:iCs/>
          <w:sz w:val="36"/>
          <w:szCs w:val="36"/>
        </w:rPr>
      </w:pPr>
    </w:p>
    <w:p w14:paraId="0F1C9F10" w14:textId="77777777" w:rsidR="00CA0B8E" w:rsidRDefault="00CA0B8E" w:rsidP="00CA0B8E">
      <w:pPr>
        <w:pStyle w:val="Title"/>
        <w:jc w:val="center"/>
        <w:rPr>
          <w:rFonts w:ascii="Times New Roman" w:hAnsi="Times New Roman" w:cs="Times New Roman"/>
          <w:i/>
          <w:iCs/>
          <w:sz w:val="36"/>
          <w:szCs w:val="36"/>
        </w:rPr>
      </w:pPr>
    </w:p>
    <w:p w14:paraId="4B234BB4" w14:textId="77777777" w:rsidR="00CA0B8E" w:rsidRDefault="00CA0B8E" w:rsidP="00CA0B8E">
      <w:pPr>
        <w:pStyle w:val="Title"/>
        <w:jc w:val="center"/>
        <w:rPr>
          <w:rFonts w:ascii="Times New Roman" w:hAnsi="Times New Roman" w:cs="Times New Roman"/>
          <w:i/>
          <w:iCs/>
          <w:sz w:val="36"/>
          <w:szCs w:val="36"/>
        </w:rPr>
      </w:pPr>
    </w:p>
    <w:p w14:paraId="653344C0" w14:textId="77777777" w:rsidR="00CA0B8E" w:rsidRDefault="00CA0B8E" w:rsidP="00CA0B8E">
      <w:pPr>
        <w:pStyle w:val="Title"/>
        <w:jc w:val="center"/>
        <w:rPr>
          <w:rFonts w:ascii="Times New Roman" w:hAnsi="Times New Roman" w:cs="Times New Roman"/>
          <w:i/>
          <w:iCs/>
          <w:sz w:val="36"/>
          <w:szCs w:val="36"/>
        </w:rPr>
      </w:pPr>
    </w:p>
    <w:p w14:paraId="31AF7543" w14:textId="77777777" w:rsidR="00CA0B8E" w:rsidRDefault="00CA0B8E" w:rsidP="00CA0B8E">
      <w:pPr>
        <w:pStyle w:val="Title"/>
        <w:jc w:val="center"/>
        <w:rPr>
          <w:rFonts w:ascii="Times New Roman" w:hAnsi="Times New Roman" w:cs="Times New Roman"/>
          <w:i/>
          <w:iCs/>
          <w:sz w:val="36"/>
          <w:szCs w:val="36"/>
        </w:rPr>
      </w:pPr>
    </w:p>
    <w:p w14:paraId="2C300C1D" w14:textId="77777777" w:rsidR="00CA0B8E" w:rsidRDefault="00CA0B8E" w:rsidP="00CA0B8E">
      <w:pPr>
        <w:pStyle w:val="Title"/>
        <w:jc w:val="center"/>
        <w:rPr>
          <w:rFonts w:ascii="Times New Roman" w:hAnsi="Times New Roman" w:cs="Times New Roman"/>
          <w:i/>
          <w:iCs/>
          <w:sz w:val="36"/>
          <w:szCs w:val="36"/>
        </w:rPr>
      </w:pPr>
    </w:p>
    <w:p w14:paraId="19762BEA" w14:textId="77777777" w:rsidR="00CA0B8E" w:rsidRDefault="00CA0B8E" w:rsidP="00CA0B8E">
      <w:pPr>
        <w:pStyle w:val="Title"/>
        <w:jc w:val="center"/>
        <w:rPr>
          <w:rFonts w:ascii="Times New Roman" w:hAnsi="Times New Roman" w:cs="Times New Roman"/>
          <w:i/>
          <w:iCs/>
          <w:sz w:val="36"/>
          <w:szCs w:val="36"/>
        </w:rPr>
      </w:pPr>
    </w:p>
    <w:p w14:paraId="67232F29" w14:textId="77777777" w:rsidR="00CA0B8E" w:rsidRDefault="00CA0B8E" w:rsidP="00CA0B8E">
      <w:pPr>
        <w:pStyle w:val="Title"/>
        <w:jc w:val="center"/>
        <w:rPr>
          <w:rFonts w:ascii="Times New Roman" w:hAnsi="Times New Roman" w:cs="Times New Roman"/>
          <w:i/>
          <w:iCs/>
          <w:sz w:val="36"/>
          <w:szCs w:val="36"/>
        </w:rPr>
      </w:pPr>
    </w:p>
    <w:p w14:paraId="49E7D605" w14:textId="77777777" w:rsidR="00CA0B8E" w:rsidRDefault="00CA0B8E" w:rsidP="00CA0B8E">
      <w:pPr>
        <w:pStyle w:val="Title"/>
        <w:jc w:val="center"/>
        <w:rPr>
          <w:rFonts w:ascii="Times New Roman" w:hAnsi="Times New Roman" w:cs="Times New Roman"/>
          <w:i/>
          <w:iCs/>
          <w:sz w:val="36"/>
          <w:szCs w:val="36"/>
        </w:rPr>
      </w:pPr>
    </w:p>
    <w:p w14:paraId="4B70351F" w14:textId="77777777" w:rsidR="00CA0B8E" w:rsidRDefault="00CA0B8E" w:rsidP="00CA0B8E">
      <w:pPr>
        <w:pStyle w:val="Title"/>
        <w:jc w:val="center"/>
        <w:rPr>
          <w:rFonts w:ascii="Times New Roman" w:hAnsi="Times New Roman" w:cs="Times New Roman"/>
          <w:i/>
          <w:iCs/>
          <w:sz w:val="36"/>
          <w:szCs w:val="36"/>
        </w:rPr>
      </w:pPr>
    </w:p>
    <w:p w14:paraId="2521C6E6" w14:textId="77777777" w:rsidR="00CA0B8E" w:rsidRDefault="00CA0B8E" w:rsidP="00CA0B8E">
      <w:pPr>
        <w:pStyle w:val="Title"/>
        <w:jc w:val="center"/>
        <w:rPr>
          <w:rFonts w:ascii="Times New Roman" w:hAnsi="Times New Roman" w:cs="Times New Roman"/>
          <w:i/>
          <w:iCs/>
          <w:sz w:val="36"/>
          <w:szCs w:val="36"/>
        </w:rPr>
      </w:pPr>
    </w:p>
    <w:p w14:paraId="4CCF135F" w14:textId="77777777" w:rsidR="00CA0B8E" w:rsidRDefault="00CA0B8E" w:rsidP="00CA0B8E">
      <w:pPr>
        <w:pStyle w:val="Title"/>
        <w:jc w:val="center"/>
        <w:rPr>
          <w:rFonts w:ascii="Times New Roman" w:hAnsi="Times New Roman" w:cs="Times New Roman"/>
          <w:i/>
          <w:iCs/>
          <w:sz w:val="36"/>
          <w:szCs w:val="36"/>
        </w:rPr>
      </w:pPr>
    </w:p>
    <w:p w14:paraId="54DB027D" w14:textId="77777777" w:rsidR="00CA0B8E" w:rsidRDefault="00CA0B8E" w:rsidP="00CA0B8E">
      <w:pPr>
        <w:pStyle w:val="Title"/>
        <w:jc w:val="center"/>
        <w:rPr>
          <w:rFonts w:ascii="Times New Roman" w:hAnsi="Times New Roman" w:cs="Times New Roman"/>
          <w:i/>
          <w:iCs/>
          <w:sz w:val="36"/>
          <w:szCs w:val="36"/>
        </w:rPr>
      </w:pPr>
    </w:p>
    <w:p w14:paraId="75698CEB" w14:textId="77777777" w:rsidR="00CA0B8E" w:rsidRDefault="00CA0B8E" w:rsidP="00CA0B8E">
      <w:pPr>
        <w:pStyle w:val="Title"/>
        <w:jc w:val="center"/>
        <w:rPr>
          <w:rFonts w:ascii="Times New Roman" w:hAnsi="Times New Roman" w:cs="Times New Roman"/>
          <w:i/>
          <w:iCs/>
          <w:sz w:val="36"/>
          <w:szCs w:val="36"/>
        </w:rPr>
      </w:pPr>
    </w:p>
    <w:p w14:paraId="3159DF30" w14:textId="77777777" w:rsidR="00CA0B8E" w:rsidRDefault="00CA0B8E" w:rsidP="00CA0B8E">
      <w:pPr>
        <w:pStyle w:val="Title"/>
        <w:jc w:val="center"/>
        <w:rPr>
          <w:rFonts w:ascii="Times New Roman" w:hAnsi="Times New Roman" w:cs="Times New Roman"/>
          <w:i/>
          <w:iCs/>
          <w:sz w:val="36"/>
          <w:szCs w:val="36"/>
        </w:rPr>
      </w:pPr>
    </w:p>
    <w:p w14:paraId="64EF8E91" w14:textId="77777777" w:rsidR="00CA0B8E" w:rsidRDefault="00CA0B8E" w:rsidP="00CA0B8E">
      <w:pPr>
        <w:pStyle w:val="Title"/>
        <w:jc w:val="center"/>
        <w:rPr>
          <w:rFonts w:ascii="Times New Roman" w:hAnsi="Times New Roman" w:cs="Times New Roman"/>
          <w:i/>
          <w:iCs/>
          <w:sz w:val="36"/>
          <w:szCs w:val="36"/>
        </w:rPr>
      </w:pPr>
    </w:p>
    <w:p w14:paraId="29D6761F" w14:textId="77777777" w:rsidR="00CA0B8E" w:rsidRDefault="00CA0B8E" w:rsidP="00CA0B8E">
      <w:pPr>
        <w:pStyle w:val="Title"/>
        <w:jc w:val="center"/>
        <w:rPr>
          <w:rFonts w:ascii="Times New Roman" w:hAnsi="Times New Roman" w:cs="Times New Roman"/>
          <w:i/>
          <w:iCs/>
          <w:sz w:val="36"/>
          <w:szCs w:val="36"/>
        </w:rPr>
      </w:pPr>
    </w:p>
    <w:p w14:paraId="40D50AFB" w14:textId="77777777" w:rsidR="00CA0B8E" w:rsidRDefault="00CA0B8E" w:rsidP="00CA0B8E">
      <w:pPr>
        <w:pStyle w:val="Title"/>
        <w:jc w:val="center"/>
        <w:rPr>
          <w:rFonts w:ascii="Times New Roman" w:hAnsi="Times New Roman" w:cs="Times New Roman"/>
          <w:i/>
          <w:iCs/>
          <w:sz w:val="36"/>
          <w:szCs w:val="36"/>
        </w:rPr>
      </w:pPr>
    </w:p>
    <w:p w14:paraId="1FC50C14" w14:textId="77777777" w:rsidR="00CA0B8E" w:rsidRDefault="00CA0B8E" w:rsidP="00CA0B8E">
      <w:pPr>
        <w:pStyle w:val="Title"/>
        <w:jc w:val="center"/>
        <w:rPr>
          <w:rFonts w:ascii="Times New Roman" w:hAnsi="Times New Roman" w:cs="Times New Roman"/>
          <w:i/>
          <w:iCs/>
          <w:sz w:val="36"/>
          <w:szCs w:val="36"/>
        </w:rPr>
      </w:pPr>
    </w:p>
    <w:p w14:paraId="57E418FF" w14:textId="77777777" w:rsidR="00CA0B8E" w:rsidRDefault="00CA0B8E" w:rsidP="00CA0B8E">
      <w:pPr>
        <w:pStyle w:val="Title"/>
        <w:jc w:val="center"/>
        <w:rPr>
          <w:rFonts w:ascii="Times New Roman" w:hAnsi="Times New Roman" w:cs="Times New Roman"/>
          <w:i/>
          <w:iCs/>
          <w:sz w:val="36"/>
          <w:szCs w:val="36"/>
        </w:rPr>
      </w:pPr>
    </w:p>
    <w:p w14:paraId="5D35288E" w14:textId="0DA1FDE1" w:rsidR="00CA0B8E" w:rsidRPr="00065F96" w:rsidRDefault="00CA0B8E" w:rsidP="00065F96">
      <w:pPr>
        <w:pStyle w:val="Heading1"/>
        <w:jc w:val="center"/>
        <w:rPr>
          <w:rFonts w:ascii="Times New Roman" w:hAnsi="Times New Roman" w:cs="Times New Roman"/>
          <w:i/>
          <w:iCs/>
          <w:color w:val="000000" w:themeColor="text1"/>
          <w:sz w:val="36"/>
          <w:szCs w:val="36"/>
        </w:rPr>
      </w:pPr>
      <w:bookmarkStart w:id="50" w:name="_Toc244469542"/>
      <w:r w:rsidRPr="00065F96">
        <w:rPr>
          <w:rFonts w:ascii="Times New Roman" w:hAnsi="Times New Roman" w:cs="Times New Roman"/>
          <w:i/>
          <w:iCs/>
          <w:color w:val="000000" w:themeColor="text1"/>
          <w:sz w:val="36"/>
          <w:szCs w:val="36"/>
        </w:rPr>
        <w:t>Statistical analysis of the "Bike Sharing" dataset</w:t>
      </w:r>
      <w:bookmarkEnd w:id="50"/>
    </w:p>
    <w:p w14:paraId="5594073B" w14:textId="77777777" w:rsidR="00CA0B8E" w:rsidRDefault="00CA0B8E" w:rsidP="00CA0B8E">
      <w:pPr>
        <w:rPr>
          <w:lang w:val="en-GB" w:eastAsia="en-US"/>
        </w:rPr>
      </w:pPr>
    </w:p>
    <w:p w14:paraId="044CF365" w14:textId="77777777" w:rsidR="003B3EE4" w:rsidRDefault="003B3EE4" w:rsidP="003B3EE4">
      <w:pPr>
        <w:pStyle w:val="Subtitle"/>
        <w:rPr>
          <w:rFonts w:ascii="Times New Roman" w:hAnsi="Times New Roman" w:cs="Times New Roman"/>
          <w:i/>
          <w:iCs/>
          <w:spacing w:val="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79A6E3E3" w14:textId="5D4DA0A5" w:rsidR="00CA0B8E" w:rsidRPr="00065F96" w:rsidRDefault="003B3EE4" w:rsidP="00065F96">
      <w:pPr>
        <w:pStyle w:val="Heading2"/>
        <w:rPr>
          <w:i/>
          <w:iCs/>
          <w:color w:val="000000" w:themeColor="text1"/>
        </w:rPr>
      </w:pPr>
      <w:bookmarkStart w:id="51" w:name="_Toc244469543"/>
      <w:r w:rsidRPr="00065F96">
        <w:rPr>
          <w:i/>
          <w:iCs/>
          <w:color w:val="000000" w:themeColor="text1"/>
        </w:rPr>
        <w:t>Introduction</w:t>
      </w:r>
      <w:bookmarkEnd w:id="51"/>
    </w:p>
    <w:p w14:paraId="31BBBF8F" w14:textId="77777777" w:rsidR="00065F96" w:rsidRDefault="00065F96" w:rsidP="00E35288">
      <w:pPr>
        <w:rPr>
          <w:rFonts w:ascii="Times New Roman" w:hAnsi="Times New Roman" w:cs="Times New Roman"/>
          <w:lang w:val="en-GB" w:eastAsia="en-US"/>
        </w:rPr>
      </w:pPr>
    </w:p>
    <w:p w14:paraId="159F7F11" w14:textId="6660FC4B" w:rsidR="00E35288" w:rsidRPr="00E35288" w:rsidRDefault="00E35288" w:rsidP="00E35288">
      <w:pPr>
        <w:rPr>
          <w:rFonts w:ascii="Times New Roman" w:hAnsi="Times New Roman" w:cs="Times New Roman"/>
          <w:lang w:val="en-GB" w:eastAsia="en-US"/>
        </w:rPr>
      </w:pPr>
      <w:r w:rsidRPr="00E35288">
        <w:rPr>
          <w:rFonts w:ascii="Times New Roman" w:hAnsi="Times New Roman" w:cs="Times New Roman"/>
          <w:lang w:val="en-GB" w:eastAsia="en-US"/>
        </w:rPr>
        <w:t>Bike-sharing systems are of great interest for statistical analysis, as they provide various types of data and observations. This dataset</w:t>
      </w:r>
      <w:proofErr w:type="gramStart"/>
      <w:r w:rsidRPr="00E35288">
        <w:rPr>
          <w:rFonts w:ascii="Times New Roman" w:hAnsi="Times New Roman" w:cs="Times New Roman"/>
          <w:lang w:val="en-GB" w:eastAsia="en-US"/>
        </w:rPr>
        <w:t>, in particular, contains</w:t>
      </w:r>
      <w:proofErr w:type="gramEnd"/>
      <w:r w:rsidRPr="00E35288">
        <w:rPr>
          <w:rFonts w:ascii="Times New Roman" w:hAnsi="Times New Roman" w:cs="Times New Roman"/>
          <w:lang w:val="en-GB" w:eastAsia="en-US"/>
        </w:rPr>
        <w:t xml:space="preserve"> information on bike usage and weather conditions, allowing us to explore the relationship between these variables.</w:t>
      </w:r>
    </w:p>
    <w:p w14:paraId="321B0EE8" w14:textId="77777777" w:rsidR="00E35288" w:rsidRPr="00E35288" w:rsidRDefault="00E35288" w:rsidP="00E35288">
      <w:pPr>
        <w:rPr>
          <w:rFonts w:ascii="Times New Roman" w:hAnsi="Times New Roman" w:cs="Times New Roman"/>
          <w:lang w:val="en-GB" w:eastAsia="en-US"/>
        </w:rPr>
      </w:pPr>
      <w:r w:rsidRPr="00E35288">
        <w:rPr>
          <w:rFonts w:ascii="Times New Roman" w:hAnsi="Times New Roman" w:cs="Times New Roman"/>
          <w:lang w:val="en-GB" w:eastAsia="en-US"/>
        </w:rPr>
        <w:t>Thanks to the convenience users enjoy in being able to rent a bike at one location and return it at another, these systems have become increasingly popular worldwide. According to Fanaee-T (2013), bike-sharing systems have expanded globally, with more than 500 programs and over 500,000 bikes.</w:t>
      </w:r>
    </w:p>
    <w:p w14:paraId="4A3B286A" w14:textId="5AD68D24" w:rsidR="00E35288" w:rsidRDefault="00E35288" w:rsidP="00E35288">
      <w:pPr>
        <w:rPr>
          <w:rFonts w:ascii="Times New Roman" w:hAnsi="Times New Roman" w:cs="Times New Roman"/>
          <w:lang w:eastAsia="en-US"/>
        </w:rPr>
      </w:pPr>
      <w:r w:rsidRPr="00E35288">
        <w:rPr>
          <w:rFonts w:ascii="Times New Roman" w:hAnsi="Times New Roman" w:cs="Times New Roman"/>
          <w:lang w:val="en-GB" w:eastAsia="en-US"/>
        </w:rPr>
        <w:t xml:space="preserve">For this statistical project, we will </w:t>
      </w:r>
      <w:proofErr w:type="spellStart"/>
      <w:r w:rsidRPr="00E35288">
        <w:rPr>
          <w:rFonts w:ascii="Times New Roman" w:hAnsi="Times New Roman" w:cs="Times New Roman"/>
          <w:lang w:val="en-GB" w:eastAsia="en-US"/>
        </w:rPr>
        <w:t>analyze</w:t>
      </w:r>
      <w:proofErr w:type="spellEnd"/>
      <w:r w:rsidRPr="00E35288">
        <w:rPr>
          <w:rFonts w:ascii="Times New Roman" w:hAnsi="Times New Roman" w:cs="Times New Roman"/>
          <w:lang w:val="en-GB" w:eastAsia="en-US"/>
        </w:rPr>
        <w:t xml:space="preserve"> the selected dataset using Python. First, we will conduct an exploratory data analysis to understand the dataset and identify relevant variables. Next, we will apply the binomial and Poisson distributions to investigate specific aspects of bicycle rentals, followed by the application of the normal distribution to </w:t>
      </w:r>
      <w:proofErr w:type="spellStart"/>
      <w:r w:rsidRPr="00E35288">
        <w:rPr>
          <w:rFonts w:ascii="Times New Roman" w:hAnsi="Times New Roman" w:cs="Times New Roman"/>
          <w:lang w:val="en-GB" w:eastAsia="en-US"/>
        </w:rPr>
        <w:t>analyze</w:t>
      </w:r>
      <w:proofErr w:type="spellEnd"/>
      <w:r w:rsidRPr="00E35288">
        <w:rPr>
          <w:rFonts w:ascii="Times New Roman" w:hAnsi="Times New Roman" w:cs="Times New Roman"/>
          <w:lang w:val="en-GB" w:eastAsia="en-US"/>
        </w:rPr>
        <w:t xml:space="preserve"> continuous numerical data. Finally, we will interpret and discuss the results using appropriate statistical techniques.</w:t>
      </w:r>
    </w:p>
    <w:p w14:paraId="086699BC" w14:textId="77777777" w:rsidR="00E35288" w:rsidRPr="00E35288" w:rsidRDefault="00E35288" w:rsidP="00CA0B8E">
      <w:pPr>
        <w:rPr>
          <w:rFonts w:ascii="Times New Roman" w:hAnsi="Times New Roman" w:cs="Times New Roman"/>
          <w:i/>
          <w:iCs/>
          <w:color w:val="000000" w:themeColor="text1"/>
          <w:lang w:eastAsia="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0263E3" w14:textId="6A057791" w:rsidR="001A1E29" w:rsidRPr="00065F96" w:rsidRDefault="00E35288" w:rsidP="00065F96">
      <w:pPr>
        <w:pStyle w:val="Heading2"/>
        <w:rPr>
          <w:rFonts w:ascii="Times New Roman" w:hAnsi="Times New Roman" w:cs="Times New Roman"/>
          <w:i/>
          <w:iCs/>
          <w:color w:val="000000" w:themeColor="text1"/>
        </w:rPr>
      </w:pPr>
      <w:bookmarkStart w:id="52" w:name="_Toc244469544"/>
      <w:r w:rsidRPr="00065F96">
        <w:rPr>
          <w:rFonts w:ascii="Times New Roman" w:hAnsi="Times New Roman" w:cs="Times New Roman"/>
          <w:i/>
          <w:iCs/>
          <w:color w:val="000000" w:themeColor="text1"/>
        </w:rPr>
        <w:lastRenderedPageBreak/>
        <w:t>Dataset Description</w:t>
      </w:r>
      <w:bookmarkEnd w:id="52"/>
      <w:r w:rsidRPr="00065F96">
        <w:rPr>
          <w:rFonts w:ascii="Times New Roman" w:hAnsi="Times New Roman" w:cs="Times New Roman"/>
          <w:i/>
          <w:iCs/>
          <w:color w:val="000000" w:themeColor="text1"/>
        </w:rPr>
        <w:t xml:space="preserve"> </w:t>
      </w:r>
    </w:p>
    <w:p w14:paraId="48545580" w14:textId="77777777" w:rsidR="00065F96" w:rsidRDefault="00065F96" w:rsidP="00EB4C61">
      <w:pPr>
        <w:rPr>
          <w:rFonts w:ascii="Times New Roman" w:hAnsi="Times New Roman" w:cs="Times New Roman"/>
          <w:lang w:val="en-GB" w:eastAsia="en-US"/>
        </w:rPr>
      </w:pPr>
    </w:p>
    <w:p w14:paraId="5B2EB552" w14:textId="3F01EFAB" w:rsidR="00EB4C61" w:rsidRPr="00EB4C61" w:rsidRDefault="00EB4C61" w:rsidP="00EB4C61">
      <w:pPr>
        <w:rPr>
          <w:rFonts w:ascii="Times New Roman" w:hAnsi="Times New Roman" w:cs="Times New Roman"/>
          <w:lang w:val="en-GB" w:eastAsia="en-US"/>
        </w:rPr>
      </w:pPr>
      <w:r w:rsidRPr="00EB4C61">
        <w:rPr>
          <w:rFonts w:ascii="Times New Roman" w:hAnsi="Times New Roman" w:cs="Times New Roman"/>
          <w:lang w:val="en-GB" w:eastAsia="en-US"/>
        </w:rPr>
        <w:t>The dataset selected for this project is the “Bike Sharing” dataset, obtained from the UCI Machine Learning Repository. It contains 17,379 hourly records of bike rental activity collected during 2011 and 2012.</w:t>
      </w:r>
    </w:p>
    <w:p w14:paraId="4C9AA819" w14:textId="77777777" w:rsidR="00EB4C61" w:rsidRPr="00EB4C61" w:rsidRDefault="00EB4C61" w:rsidP="00EB4C61">
      <w:pPr>
        <w:rPr>
          <w:rFonts w:ascii="Times New Roman" w:hAnsi="Times New Roman" w:cs="Times New Roman"/>
          <w:lang w:val="en-GB" w:eastAsia="en-US"/>
        </w:rPr>
      </w:pPr>
      <w:r w:rsidRPr="00EB4C61">
        <w:rPr>
          <w:rFonts w:ascii="Times New Roman" w:hAnsi="Times New Roman" w:cs="Times New Roman"/>
          <w:lang w:val="en-GB" w:eastAsia="en-US"/>
        </w:rPr>
        <w:t>The dataset includes both numerical and categorical variables, which will be described in detail in the data dictionary presented in this section of the document.</w:t>
      </w:r>
    </w:p>
    <w:p w14:paraId="7496C4C1" w14:textId="15AFC7B5" w:rsidR="00E35288" w:rsidRDefault="00EB4C61" w:rsidP="00EB4C61">
      <w:pPr>
        <w:rPr>
          <w:rFonts w:ascii="Times New Roman" w:hAnsi="Times New Roman" w:cs="Times New Roman"/>
          <w:lang w:val="en-GB" w:eastAsia="en-US"/>
        </w:rPr>
      </w:pPr>
      <w:r w:rsidRPr="00EB4C61">
        <w:rPr>
          <w:rFonts w:ascii="Times New Roman" w:hAnsi="Times New Roman" w:cs="Times New Roman"/>
          <w:lang w:val="en-GB" w:eastAsia="en-US"/>
        </w:rPr>
        <w:t>One of the most important variables used in this analysis is “</w:t>
      </w:r>
      <w:proofErr w:type="spellStart"/>
      <w:r w:rsidRPr="00EB4C61">
        <w:rPr>
          <w:rFonts w:ascii="Times New Roman" w:hAnsi="Times New Roman" w:cs="Times New Roman"/>
          <w:lang w:val="en-GB" w:eastAsia="en-US"/>
        </w:rPr>
        <w:t>cnt</w:t>
      </w:r>
      <w:proofErr w:type="spellEnd"/>
      <w:r w:rsidRPr="00EB4C61">
        <w:rPr>
          <w:rFonts w:ascii="Times New Roman" w:hAnsi="Times New Roman" w:cs="Times New Roman"/>
          <w:lang w:val="en-GB" w:eastAsia="en-US"/>
        </w:rPr>
        <w:t>,” which represents the total number of bicycles rented per hour. Another relevant variable is “temp,” which represents the normalized temperature. For the analysis of the normal distribution, this variable was converted to degrees Celsius.</w:t>
      </w:r>
    </w:p>
    <w:p w14:paraId="3A3B184E" w14:textId="77777777" w:rsidR="00E37911" w:rsidRDefault="00E37911" w:rsidP="00EB4C61">
      <w:pPr>
        <w:rPr>
          <w:rFonts w:ascii="Times New Roman" w:hAnsi="Times New Roman" w:cs="Times New Roman"/>
          <w:lang w:val="en-GB" w:eastAsia="en-US"/>
        </w:rPr>
      </w:pPr>
    </w:p>
    <w:p w14:paraId="07A39C26" w14:textId="77777777" w:rsidR="00E37911" w:rsidRDefault="00E37911" w:rsidP="00065F96">
      <w:pPr>
        <w:pStyle w:val="Heading2"/>
        <w:rPr>
          <w:rFonts w:ascii="Times New Roman" w:hAnsi="Times New Roman" w:cs="Times New Roman"/>
          <w:i/>
          <w:iCs/>
          <w:color w:val="000000" w:themeColor="text1"/>
        </w:rPr>
      </w:pPr>
      <w:bookmarkStart w:id="53" w:name="_Toc244469545"/>
      <w:r w:rsidRPr="00065F96">
        <w:rPr>
          <w:rFonts w:ascii="Times New Roman" w:hAnsi="Times New Roman" w:cs="Times New Roman"/>
          <w:i/>
          <w:iCs/>
          <w:color w:val="000000" w:themeColor="text1"/>
        </w:rPr>
        <w:t>Dataset Dictionary</w:t>
      </w:r>
      <w:bookmarkEnd w:id="53"/>
    </w:p>
    <w:p w14:paraId="0A42C811" w14:textId="77777777" w:rsidR="00065F96" w:rsidRPr="00065F96" w:rsidRDefault="00065F96" w:rsidP="00065F96">
      <w:pPr>
        <w:rPr>
          <w:lang w:val="en-GB" w:eastAsia="en-US"/>
        </w:rPr>
      </w:pPr>
    </w:p>
    <w:tbl>
      <w:tblPr>
        <w:tblStyle w:val="TableGrid"/>
        <w:tblW w:w="0" w:type="auto"/>
        <w:tblLook w:val="04A0" w:firstRow="1" w:lastRow="0" w:firstColumn="1" w:lastColumn="0" w:noHBand="0" w:noVBand="1"/>
      </w:tblPr>
      <w:tblGrid>
        <w:gridCol w:w="4247"/>
        <w:gridCol w:w="4247"/>
      </w:tblGrid>
      <w:tr w:rsidR="00E37911" w14:paraId="3CA6BC21" w14:textId="77777777" w:rsidTr="00E37911">
        <w:tc>
          <w:tcPr>
            <w:tcW w:w="4247" w:type="dxa"/>
          </w:tcPr>
          <w:p w14:paraId="35A6DA1B" w14:textId="77777777" w:rsidR="00E37911" w:rsidRPr="00E37911" w:rsidRDefault="00E37911" w:rsidP="00E37911">
            <w:pPr>
              <w:pStyle w:val="NormalWeb"/>
              <w:rPr>
                <w:b/>
                <w:bCs/>
                <w:sz w:val="22"/>
                <w:szCs w:val="22"/>
              </w:rPr>
            </w:pPr>
            <w:r w:rsidRPr="00E37911">
              <w:rPr>
                <w:b/>
                <w:bCs/>
                <w:sz w:val="22"/>
                <w:szCs w:val="22"/>
              </w:rPr>
              <w:t>Variable</w:t>
            </w:r>
          </w:p>
          <w:p w14:paraId="10E63CAE" w14:textId="77777777" w:rsidR="00E37911" w:rsidRDefault="00E37911" w:rsidP="00EB4C61">
            <w:pPr>
              <w:rPr>
                <w:rFonts w:ascii="Times New Roman" w:hAnsi="Times New Roman" w:cs="Times New Roman"/>
                <w:lang w:val="en-GB" w:eastAsia="en-US"/>
              </w:rPr>
            </w:pPr>
          </w:p>
        </w:tc>
        <w:tc>
          <w:tcPr>
            <w:tcW w:w="4247" w:type="dxa"/>
          </w:tcPr>
          <w:p w14:paraId="6BB29262" w14:textId="2161202F" w:rsidR="00E37911" w:rsidRPr="00E37911" w:rsidRDefault="00E37911" w:rsidP="00EB4C61">
            <w:pPr>
              <w:rPr>
                <w:rFonts w:ascii="Times New Roman" w:hAnsi="Times New Roman" w:cs="Times New Roman"/>
                <w:b/>
                <w:bCs/>
                <w:lang w:val="en-GB" w:eastAsia="en-US"/>
              </w:rPr>
            </w:pPr>
            <w:r w:rsidRPr="00E37911">
              <w:rPr>
                <w:rFonts w:ascii="Times New Roman" w:hAnsi="Times New Roman" w:cs="Times New Roman"/>
                <w:b/>
                <w:bCs/>
                <w:lang w:eastAsia="en-US"/>
              </w:rPr>
              <w:t>Description</w:t>
            </w:r>
          </w:p>
        </w:tc>
      </w:tr>
      <w:tr w:rsidR="00E37911" w14:paraId="562C56B1" w14:textId="77777777" w:rsidTr="00E37911">
        <w:tc>
          <w:tcPr>
            <w:tcW w:w="4247" w:type="dxa"/>
          </w:tcPr>
          <w:p w14:paraId="638C01A6" w14:textId="2566319F"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instant</w:t>
            </w:r>
          </w:p>
        </w:tc>
        <w:tc>
          <w:tcPr>
            <w:tcW w:w="4247" w:type="dxa"/>
          </w:tcPr>
          <w:p w14:paraId="0D2817F9" w14:textId="4BF05697"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Record index</w:t>
            </w:r>
          </w:p>
        </w:tc>
      </w:tr>
      <w:tr w:rsidR="00E37911" w14:paraId="3768580A" w14:textId="77777777" w:rsidTr="00E37911">
        <w:tc>
          <w:tcPr>
            <w:tcW w:w="4247" w:type="dxa"/>
          </w:tcPr>
          <w:p w14:paraId="7E0696B8" w14:textId="683AB827" w:rsidR="00E37911" w:rsidRDefault="00E37911" w:rsidP="00EB4C61">
            <w:pPr>
              <w:rPr>
                <w:rFonts w:ascii="Times New Roman" w:hAnsi="Times New Roman" w:cs="Times New Roman"/>
                <w:lang w:val="en-GB" w:eastAsia="en-US"/>
              </w:rPr>
            </w:pPr>
            <w:proofErr w:type="spellStart"/>
            <w:r w:rsidRPr="00E37911">
              <w:rPr>
                <w:rFonts w:ascii="Times New Roman" w:hAnsi="Times New Roman" w:cs="Times New Roman"/>
                <w:lang w:eastAsia="en-US"/>
              </w:rPr>
              <w:t>dteday</w:t>
            </w:r>
            <w:proofErr w:type="spellEnd"/>
          </w:p>
        </w:tc>
        <w:tc>
          <w:tcPr>
            <w:tcW w:w="4247" w:type="dxa"/>
          </w:tcPr>
          <w:p w14:paraId="5DD1098D" w14:textId="6776CFD8"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Date</w:t>
            </w:r>
          </w:p>
        </w:tc>
      </w:tr>
      <w:tr w:rsidR="00E37911" w14:paraId="09D73CCD" w14:textId="77777777" w:rsidTr="00E37911">
        <w:tc>
          <w:tcPr>
            <w:tcW w:w="4247" w:type="dxa"/>
          </w:tcPr>
          <w:p w14:paraId="39064E1A" w14:textId="4E9B57B1"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season</w:t>
            </w:r>
          </w:p>
        </w:tc>
        <w:tc>
          <w:tcPr>
            <w:tcW w:w="4247" w:type="dxa"/>
          </w:tcPr>
          <w:p w14:paraId="41EF0673" w14:textId="0F9AB90B"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Season (1: springer, 2: summer, 3: fall, 4: winter)</w:t>
            </w:r>
          </w:p>
        </w:tc>
      </w:tr>
      <w:tr w:rsidR="00E37911" w14:paraId="2B4E7B3C" w14:textId="77777777" w:rsidTr="00E37911">
        <w:tc>
          <w:tcPr>
            <w:tcW w:w="4247" w:type="dxa"/>
          </w:tcPr>
          <w:p w14:paraId="214441D7" w14:textId="77D4F7C5"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yr</w:t>
            </w:r>
          </w:p>
        </w:tc>
        <w:tc>
          <w:tcPr>
            <w:tcW w:w="4247" w:type="dxa"/>
          </w:tcPr>
          <w:p w14:paraId="529EA5E1" w14:textId="1C710E10"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Year (0: 2011, 1: 2012)</w:t>
            </w:r>
          </w:p>
        </w:tc>
      </w:tr>
      <w:tr w:rsidR="00E37911" w14:paraId="517EB4B2" w14:textId="77777777" w:rsidTr="00E37911">
        <w:tc>
          <w:tcPr>
            <w:tcW w:w="4247" w:type="dxa"/>
          </w:tcPr>
          <w:p w14:paraId="7CDA861C" w14:textId="58B49E88" w:rsidR="00E37911" w:rsidRDefault="00E37911" w:rsidP="00EB4C61">
            <w:pPr>
              <w:rPr>
                <w:rFonts w:ascii="Times New Roman" w:hAnsi="Times New Roman" w:cs="Times New Roman"/>
                <w:lang w:val="en-GB" w:eastAsia="en-US"/>
              </w:rPr>
            </w:pPr>
            <w:proofErr w:type="spellStart"/>
            <w:r w:rsidRPr="00E37911">
              <w:rPr>
                <w:rFonts w:ascii="Times New Roman" w:hAnsi="Times New Roman" w:cs="Times New Roman"/>
                <w:lang w:eastAsia="en-US"/>
              </w:rPr>
              <w:t>mnth</w:t>
            </w:r>
            <w:proofErr w:type="spellEnd"/>
          </w:p>
        </w:tc>
        <w:tc>
          <w:tcPr>
            <w:tcW w:w="4247" w:type="dxa"/>
          </w:tcPr>
          <w:p w14:paraId="6657CDCA" w14:textId="5D28A821"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Month (1 to 12)</w:t>
            </w:r>
          </w:p>
        </w:tc>
      </w:tr>
      <w:tr w:rsidR="00E37911" w14:paraId="5CD4C9C3" w14:textId="77777777" w:rsidTr="00E37911">
        <w:tc>
          <w:tcPr>
            <w:tcW w:w="4247" w:type="dxa"/>
          </w:tcPr>
          <w:p w14:paraId="04E6E33D" w14:textId="1F9D7C15"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hr</w:t>
            </w:r>
          </w:p>
        </w:tc>
        <w:tc>
          <w:tcPr>
            <w:tcW w:w="4247" w:type="dxa"/>
          </w:tcPr>
          <w:p w14:paraId="28A85515" w14:textId="4A11CD8B"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Hour (0 to 23)</w:t>
            </w:r>
          </w:p>
        </w:tc>
      </w:tr>
      <w:tr w:rsidR="00E37911" w14:paraId="31487082" w14:textId="77777777" w:rsidTr="00E37911">
        <w:tc>
          <w:tcPr>
            <w:tcW w:w="4247" w:type="dxa"/>
          </w:tcPr>
          <w:p w14:paraId="6A4D3473" w14:textId="2BB55341"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holiday</w:t>
            </w:r>
          </w:p>
        </w:tc>
        <w:tc>
          <w:tcPr>
            <w:tcW w:w="4247" w:type="dxa"/>
          </w:tcPr>
          <w:p w14:paraId="2EE20E39" w14:textId="59989B7F"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Weather day is holiday or not</w:t>
            </w:r>
          </w:p>
        </w:tc>
      </w:tr>
      <w:tr w:rsidR="00E37911" w14:paraId="43C7052A" w14:textId="77777777" w:rsidTr="00E37911">
        <w:tc>
          <w:tcPr>
            <w:tcW w:w="4247" w:type="dxa"/>
          </w:tcPr>
          <w:p w14:paraId="4310EFDC" w14:textId="242A574B"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weekday</w:t>
            </w:r>
          </w:p>
        </w:tc>
        <w:tc>
          <w:tcPr>
            <w:tcW w:w="4247" w:type="dxa"/>
          </w:tcPr>
          <w:p w14:paraId="7BCEB372" w14:textId="2F9EE1FE"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Day of the week</w:t>
            </w:r>
          </w:p>
        </w:tc>
      </w:tr>
      <w:tr w:rsidR="00E37911" w14:paraId="09E4FF01" w14:textId="77777777" w:rsidTr="00E37911">
        <w:tc>
          <w:tcPr>
            <w:tcW w:w="4247" w:type="dxa"/>
          </w:tcPr>
          <w:p w14:paraId="451DF3B3" w14:textId="175CA802" w:rsidR="00E37911" w:rsidRDefault="00E37911" w:rsidP="00EB4C61">
            <w:pPr>
              <w:rPr>
                <w:rFonts w:ascii="Times New Roman" w:hAnsi="Times New Roman" w:cs="Times New Roman"/>
                <w:lang w:val="en-GB" w:eastAsia="en-US"/>
              </w:rPr>
            </w:pPr>
            <w:proofErr w:type="spellStart"/>
            <w:r w:rsidRPr="00E37911">
              <w:rPr>
                <w:rFonts w:ascii="Times New Roman" w:hAnsi="Times New Roman" w:cs="Times New Roman"/>
                <w:lang w:eastAsia="en-US"/>
              </w:rPr>
              <w:t>workingday</w:t>
            </w:r>
            <w:proofErr w:type="spellEnd"/>
          </w:p>
        </w:tc>
        <w:tc>
          <w:tcPr>
            <w:tcW w:w="4247" w:type="dxa"/>
          </w:tcPr>
          <w:p w14:paraId="291AF2E5" w14:textId="508B2CA7"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If day is neither weekend nor holiday is 1, otherwise is 0</w:t>
            </w:r>
          </w:p>
        </w:tc>
      </w:tr>
      <w:tr w:rsidR="00E37911" w14:paraId="6C08C924" w14:textId="77777777" w:rsidTr="00E37911">
        <w:tc>
          <w:tcPr>
            <w:tcW w:w="4247" w:type="dxa"/>
          </w:tcPr>
          <w:p w14:paraId="31178B9A" w14:textId="639180EB" w:rsidR="00E37911" w:rsidRDefault="00E37911" w:rsidP="00EB4C61">
            <w:pPr>
              <w:rPr>
                <w:rFonts w:ascii="Times New Roman" w:hAnsi="Times New Roman" w:cs="Times New Roman"/>
                <w:lang w:val="en-GB" w:eastAsia="en-US"/>
              </w:rPr>
            </w:pPr>
            <w:proofErr w:type="spellStart"/>
            <w:r w:rsidRPr="00E37911">
              <w:rPr>
                <w:rFonts w:ascii="Times New Roman" w:hAnsi="Times New Roman" w:cs="Times New Roman"/>
                <w:lang w:val="en-GB" w:eastAsia="en-US"/>
              </w:rPr>
              <w:t>weathersit</w:t>
            </w:r>
            <w:proofErr w:type="spellEnd"/>
          </w:p>
        </w:tc>
        <w:tc>
          <w:tcPr>
            <w:tcW w:w="4247" w:type="dxa"/>
          </w:tcPr>
          <w:p w14:paraId="6F535C4C" w14:textId="70A8BAA5"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1: Clear... 2: Mist... 3: Light Snow... 4: Heavy Rain...</w:t>
            </w:r>
          </w:p>
        </w:tc>
      </w:tr>
      <w:tr w:rsidR="00E37911" w14:paraId="142B9C45" w14:textId="77777777" w:rsidTr="00E37911">
        <w:tc>
          <w:tcPr>
            <w:tcW w:w="4247" w:type="dxa"/>
          </w:tcPr>
          <w:p w14:paraId="28195BE5" w14:textId="466E7236"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temp</w:t>
            </w:r>
          </w:p>
        </w:tc>
        <w:tc>
          <w:tcPr>
            <w:tcW w:w="4247" w:type="dxa"/>
          </w:tcPr>
          <w:p w14:paraId="6FE736BB" w14:textId="667F8F8F"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Normalized temperature in Celsius</w:t>
            </w:r>
          </w:p>
        </w:tc>
      </w:tr>
      <w:tr w:rsidR="00E37911" w14:paraId="425BB6C6" w14:textId="77777777" w:rsidTr="00E37911">
        <w:tc>
          <w:tcPr>
            <w:tcW w:w="4247" w:type="dxa"/>
          </w:tcPr>
          <w:p w14:paraId="6816D21D" w14:textId="099D3A20" w:rsidR="00E37911" w:rsidRDefault="00E37911" w:rsidP="00EB4C61">
            <w:pPr>
              <w:rPr>
                <w:rFonts w:ascii="Times New Roman" w:hAnsi="Times New Roman" w:cs="Times New Roman"/>
                <w:lang w:val="en-GB" w:eastAsia="en-US"/>
              </w:rPr>
            </w:pPr>
            <w:proofErr w:type="spellStart"/>
            <w:r w:rsidRPr="00E37911">
              <w:rPr>
                <w:rFonts w:ascii="Times New Roman" w:hAnsi="Times New Roman" w:cs="Times New Roman"/>
                <w:lang w:eastAsia="en-US"/>
              </w:rPr>
              <w:t>atemp</w:t>
            </w:r>
            <w:proofErr w:type="spellEnd"/>
          </w:p>
        </w:tc>
        <w:tc>
          <w:tcPr>
            <w:tcW w:w="4247" w:type="dxa"/>
          </w:tcPr>
          <w:p w14:paraId="4E879493" w14:textId="3FD54CF5"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Normalized feeling temperature in Celsius</w:t>
            </w:r>
          </w:p>
        </w:tc>
      </w:tr>
      <w:tr w:rsidR="00E37911" w14:paraId="58EB3542" w14:textId="77777777" w:rsidTr="00E37911">
        <w:tc>
          <w:tcPr>
            <w:tcW w:w="4247" w:type="dxa"/>
          </w:tcPr>
          <w:p w14:paraId="537FAEEF" w14:textId="6ADB0D26"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hum</w:t>
            </w:r>
          </w:p>
        </w:tc>
        <w:tc>
          <w:tcPr>
            <w:tcW w:w="4247" w:type="dxa"/>
          </w:tcPr>
          <w:p w14:paraId="6466DAF7" w14:textId="14321A4F"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Normalized humidity</w:t>
            </w:r>
          </w:p>
        </w:tc>
      </w:tr>
      <w:tr w:rsidR="00E37911" w14:paraId="5F362F71" w14:textId="77777777" w:rsidTr="00E37911">
        <w:tc>
          <w:tcPr>
            <w:tcW w:w="4247" w:type="dxa"/>
          </w:tcPr>
          <w:p w14:paraId="526704A9" w14:textId="047928AE"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windspeed</w:t>
            </w:r>
          </w:p>
        </w:tc>
        <w:tc>
          <w:tcPr>
            <w:tcW w:w="4247" w:type="dxa"/>
          </w:tcPr>
          <w:p w14:paraId="552A9F82" w14:textId="7E08FA2E"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Normalized wind speed</w:t>
            </w:r>
          </w:p>
        </w:tc>
      </w:tr>
      <w:tr w:rsidR="00E37911" w14:paraId="1C0DBB33" w14:textId="77777777" w:rsidTr="00E37911">
        <w:tc>
          <w:tcPr>
            <w:tcW w:w="4247" w:type="dxa"/>
          </w:tcPr>
          <w:p w14:paraId="3CC6ED80" w14:textId="0AE59CD9"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casual</w:t>
            </w:r>
          </w:p>
        </w:tc>
        <w:tc>
          <w:tcPr>
            <w:tcW w:w="4247" w:type="dxa"/>
          </w:tcPr>
          <w:p w14:paraId="36920D1C" w14:textId="6E283F1C"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Count of casual users</w:t>
            </w:r>
          </w:p>
        </w:tc>
      </w:tr>
      <w:tr w:rsidR="00E37911" w14:paraId="79C86218" w14:textId="77777777" w:rsidTr="00E37911">
        <w:tc>
          <w:tcPr>
            <w:tcW w:w="4247" w:type="dxa"/>
          </w:tcPr>
          <w:p w14:paraId="55D346B4" w14:textId="4B2E1850"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registered</w:t>
            </w:r>
          </w:p>
        </w:tc>
        <w:tc>
          <w:tcPr>
            <w:tcW w:w="4247" w:type="dxa"/>
          </w:tcPr>
          <w:p w14:paraId="254C438E" w14:textId="460EED83" w:rsidR="00E37911" w:rsidRDefault="00E37911" w:rsidP="00EB4C61">
            <w:pPr>
              <w:rPr>
                <w:rFonts w:ascii="Times New Roman" w:hAnsi="Times New Roman" w:cs="Times New Roman"/>
                <w:lang w:val="en-GB" w:eastAsia="en-US"/>
              </w:rPr>
            </w:pPr>
            <w:r w:rsidRPr="00E37911">
              <w:rPr>
                <w:rFonts w:ascii="Times New Roman" w:hAnsi="Times New Roman" w:cs="Times New Roman"/>
                <w:lang w:eastAsia="en-US"/>
              </w:rPr>
              <w:t>Count of registered users</w:t>
            </w:r>
          </w:p>
        </w:tc>
      </w:tr>
      <w:tr w:rsidR="00E37911" w14:paraId="5C2E614E" w14:textId="77777777" w:rsidTr="00E37911">
        <w:tc>
          <w:tcPr>
            <w:tcW w:w="4247" w:type="dxa"/>
          </w:tcPr>
          <w:p w14:paraId="176825D0" w14:textId="4B7AB027" w:rsidR="00E37911" w:rsidRDefault="00183EED" w:rsidP="00EB4C61">
            <w:pPr>
              <w:rPr>
                <w:rFonts w:ascii="Times New Roman" w:hAnsi="Times New Roman" w:cs="Times New Roman"/>
                <w:lang w:val="en-GB" w:eastAsia="en-US"/>
              </w:rPr>
            </w:pPr>
            <w:proofErr w:type="spellStart"/>
            <w:r w:rsidRPr="00183EED">
              <w:rPr>
                <w:rFonts w:ascii="Times New Roman" w:hAnsi="Times New Roman" w:cs="Times New Roman"/>
                <w:lang w:eastAsia="en-US"/>
              </w:rPr>
              <w:t>cnt</w:t>
            </w:r>
            <w:proofErr w:type="spellEnd"/>
          </w:p>
        </w:tc>
        <w:tc>
          <w:tcPr>
            <w:tcW w:w="4247" w:type="dxa"/>
          </w:tcPr>
          <w:p w14:paraId="117F500B" w14:textId="38D8707E" w:rsidR="00E37911" w:rsidRDefault="00183EED" w:rsidP="00EB4C61">
            <w:pPr>
              <w:rPr>
                <w:rFonts w:ascii="Times New Roman" w:hAnsi="Times New Roman" w:cs="Times New Roman"/>
                <w:lang w:val="en-GB" w:eastAsia="en-US"/>
              </w:rPr>
            </w:pPr>
            <w:r w:rsidRPr="00183EED">
              <w:rPr>
                <w:rFonts w:ascii="Times New Roman" w:hAnsi="Times New Roman" w:cs="Times New Roman"/>
                <w:lang w:eastAsia="en-US"/>
              </w:rPr>
              <w:t>Count of total rental bikes including both casual and registered</w:t>
            </w:r>
          </w:p>
        </w:tc>
      </w:tr>
    </w:tbl>
    <w:p w14:paraId="303F4919" w14:textId="77777777" w:rsidR="00E259EE" w:rsidRDefault="00E259EE" w:rsidP="00F83062"/>
    <w:p w14:paraId="1DAF2F32" w14:textId="003A66E4" w:rsidR="00065F96" w:rsidRDefault="00C52CFA" w:rsidP="00065F96">
      <w:pPr>
        <w:pStyle w:val="Heading3"/>
        <w:rPr>
          <w:rFonts w:ascii="Times New Roman" w:hAnsi="Times New Roman" w:cs="Times New Roman"/>
          <w:i/>
          <w:iCs/>
          <w:color w:val="000000" w:themeColor="text1"/>
        </w:rPr>
      </w:pPr>
      <w:bookmarkStart w:id="54" w:name="_Toc244469546"/>
      <w:r w:rsidRPr="00C52CFA">
        <w:rPr>
          <w:rFonts w:ascii="Times New Roman" w:hAnsi="Times New Roman" w:cs="Times New Roman"/>
          <w:i/>
          <w:iCs/>
          <w:color w:val="000000" w:themeColor="text1"/>
          <w:lang w:val="en-IE"/>
        </w:rPr>
        <w:t>Initial Data Exploration and Preparation</w:t>
      </w:r>
      <w:bookmarkEnd w:id="54"/>
    </w:p>
    <w:p w14:paraId="1ED53CCB" w14:textId="77777777" w:rsidR="003D7164" w:rsidRDefault="003D7164" w:rsidP="003D7164">
      <w:pPr>
        <w:rPr>
          <w:lang w:val="en-GB" w:eastAsia="en-US"/>
        </w:rPr>
      </w:pPr>
    </w:p>
    <w:p w14:paraId="3DE6627D" w14:textId="77777777" w:rsidR="00A51577" w:rsidRDefault="00AF2B0B" w:rsidP="003D7164">
      <w:pPr>
        <w:rPr>
          <w:rFonts w:ascii="Times New Roman" w:hAnsi="Times New Roman" w:cs="Times New Roman"/>
          <w:lang w:val="en-GB" w:eastAsia="en-US"/>
        </w:rPr>
      </w:pPr>
      <w:r w:rsidRPr="00E259EE">
        <w:rPr>
          <w:rFonts w:ascii="Times New Roman" w:hAnsi="Times New Roman" w:cs="Times New Roman"/>
          <w:lang w:val="en-GB" w:eastAsia="en-US"/>
        </w:rPr>
        <w:t>An exploratory data analysis (EDA) was conducted using Python to understand the structure and characteristics of the selected dataset before applying probability distributions</w:t>
      </w:r>
      <w:r w:rsidR="00A17D48">
        <w:rPr>
          <w:rFonts w:ascii="Times New Roman" w:hAnsi="Times New Roman" w:cs="Times New Roman"/>
          <w:lang w:val="en-GB" w:eastAsia="en-US"/>
        </w:rPr>
        <w:t>.</w:t>
      </w:r>
    </w:p>
    <w:p w14:paraId="7D1A249D" w14:textId="64748D6F" w:rsidR="00872DBE" w:rsidRDefault="00872DBE" w:rsidP="003D7164">
      <w:pPr>
        <w:rPr>
          <w:rFonts w:ascii="Times New Roman" w:hAnsi="Times New Roman" w:cs="Times New Roman"/>
          <w:lang w:val="en-GB" w:eastAsia="en-US"/>
        </w:rPr>
      </w:pPr>
      <w:r w:rsidRPr="00872DBE">
        <w:rPr>
          <w:rFonts w:ascii="Times New Roman" w:hAnsi="Times New Roman" w:cs="Times New Roman"/>
          <w:lang w:val="en-GB" w:eastAsia="en-US"/>
        </w:rPr>
        <w:t>To begin with, the libraries needed to work with this dataset were loaded.</w:t>
      </w:r>
    </w:p>
    <w:p w14:paraId="40CC1000" w14:textId="46E9A7FA" w:rsidR="004F22E4" w:rsidRDefault="004F22E4" w:rsidP="003D7164">
      <w:pPr>
        <w:rPr>
          <w:rFonts w:ascii="Times New Roman" w:hAnsi="Times New Roman" w:cs="Times New Roman"/>
          <w:noProof/>
          <w:lang w:val="en-GB" w:eastAsia="en-US"/>
          <w14:ligatures w14:val="standardContextual"/>
        </w:rPr>
      </w:pPr>
      <w:r>
        <w:rPr>
          <w:rFonts w:ascii="Times New Roman" w:hAnsi="Times New Roman" w:cs="Times New Roman"/>
          <w:noProof/>
          <w:lang w:val="en-GB" w:eastAsia="en-US"/>
          <w14:ligatures w14:val="standardContextual"/>
        </w:rPr>
        <w:lastRenderedPageBreak/>
        <w:drawing>
          <wp:anchor distT="0" distB="0" distL="114300" distR="114300" simplePos="0" relativeHeight="251658242" behindDoc="0" locked="0" layoutInCell="1" allowOverlap="1" wp14:anchorId="12B2622A" wp14:editId="0CDE01F5">
            <wp:simplePos x="0" y="0"/>
            <wp:positionH relativeFrom="margin">
              <wp:align>center</wp:align>
            </wp:positionH>
            <wp:positionV relativeFrom="paragraph">
              <wp:posOffset>3810</wp:posOffset>
            </wp:positionV>
            <wp:extent cx="2400300" cy="2115234"/>
            <wp:effectExtent l="0" t="0" r="0" b="0"/>
            <wp:wrapThrough wrapText="bothSides">
              <wp:wrapPolygon edited="0">
                <wp:start x="0" y="0"/>
                <wp:lineTo x="0" y="21399"/>
                <wp:lineTo x="21429" y="21399"/>
                <wp:lineTo x="21429" y="0"/>
                <wp:lineTo x="0" y="0"/>
              </wp:wrapPolygon>
            </wp:wrapThrough>
            <wp:docPr id="1326944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44703" name="Picture 1326944703"/>
                    <pic:cNvPicPr/>
                  </pic:nvPicPr>
                  <pic:blipFill rotWithShape="1">
                    <a:blip r:embed="rId8">
                      <a:extLst>
                        <a:ext uri="{28A0092B-C50C-407E-A947-70E740481C1C}">
                          <a14:useLocalDpi xmlns:a14="http://schemas.microsoft.com/office/drawing/2010/main" val="0"/>
                        </a:ext>
                      </a:extLst>
                    </a:blip>
                    <a:srcRect r="76435"/>
                    <a:stretch>
                      <a:fillRect/>
                    </a:stretch>
                  </pic:blipFill>
                  <pic:spPr bwMode="auto">
                    <a:xfrm>
                      <a:off x="0" y="0"/>
                      <a:ext cx="2400300" cy="2115234"/>
                    </a:xfrm>
                    <a:prstGeom prst="rect">
                      <a:avLst/>
                    </a:prstGeom>
                    <a:ln>
                      <a:noFill/>
                    </a:ln>
                    <a:extLst>
                      <a:ext uri="{53640926-AAD7-44D8-BBD7-CCE9431645EC}">
                        <a14:shadowObscured xmlns:a14="http://schemas.microsoft.com/office/drawing/2010/main"/>
                      </a:ext>
                    </a:extLst>
                  </pic:spPr>
                </pic:pic>
              </a:graphicData>
            </a:graphic>
          </wp:anchor>
        </w:drawing>
      </w:r>
    </w:p>
    <w:p w14:paraId="64473BFC" w14:textId="7D7D31BA" w:rsidR="004F22E4" w:rsidRDefault="004F22E4" w:rsidP="003D7164">
      <w:pPr>
        <w:rPr>
          <w:rFonts w:ascii="Times New Roman" w:hAnsi="Times New Roman" w:cs="Times New Roman"/>
          <w:lang w:val="en-GB" w:eastAsia="en-US"/>
        </w:rPr>
      </w:pPr>
    </w:p>
    <w:p w14:paraId="4FB97639" w14:textId="50F86C14" w:rsidR="00AF7A33" w:rsidRDefault="00AF7A33" w:rsidP="003D7164">
      <w:pPr>
        <w:rPr>
          <w:rFonts w:ascii="Times New Roman" w:hAnsi="Times New Roman" w:cs="Times New Roman"/>
          <w:lang w:val="en-GB" w:eastAsia="en-US"/>
        </w:rPr>
      </w:pPr>
    </w:p>
    <w:p w14:paraId="121CA862" w14:textId="77777777" w:rsidR="004F22E4" w:rsidRDefault="004F22E4" w:rsidP="003D7164">
      <w:pPr>
        <w:rPr>
          <w:rFonts w:ascii="Times New Roman" w:hAnsi="Times New Roman" w:cs="Times New Roman"/>
          <w:lang w:val="en-GB" w:eastAsia="en-US"/>
        </w:rPr>
      </w:pPr>
    </w:p>
    <w:p w14:paraId="40366DAB" w14:textId="77777777" w:rsidR="004F22E4" w:rsidRDefault="004F22E4" w:rsidP="003D7164">
      <w:pPr>
        <w:rPr>
          <w:rFonts w:ascii="Times New Roman" w:hAnsi="Times New Roman" w:cs="Times New Roman"/>
          <w:lang w:val="en-GB" w:eastAsia="en-US"/>
        </w:rPr>
      </w:pPr>
    </w:p>
    <w:p w14:paraId="1798D899" w14:textId="77777777" w:rsidR="004F22E4" w:rsidRDefault="004F22E4" w:rsidP="003D7164">
      <w:pPr>
        <w:rPr>
          <w:rFonts w:ascii="Times New Roman" w:hAnsi="Times New Roman" w:cs="Times New Roman"/>
          <w:lang w:val="en-GB" w:eastAsia="en-US"/>
        </w:rPr>
      </w:pPr>
    </w:p>
    <w:p w14:paraId="48856FEF" w14:textId="77777777" w:rsidR="004F22E4" w:rsidRDefault="004F22E4" w:rsidP="003D7164">
      <w:pPr>
        <w:rPr>
          <w:rFonts w:ascii="Times New Roman" w:hAnsi="Times New Roman" w:cs="Times New Roman"/>
          <w:lang w:val="en-GB" w:eastAsia="en-US"/>
        </w:rPr>
      </w:pPr>
    </w:p>
    <w:p w14:paraId="78996201" w14:textId="77777777" w:rsidR="004F22E4" w:rsidRDefault="004F22E4" w:rsidP="003D7164">
      <w:pPr>
        <w:rPr>
          <w:rFonts w:ascii="Times New Roman" w:hAnsi="Times New Roman" w:cs="Times New Roman"/>
          <w:lang w:val="en-GB" w:eastAsia="en-US"/>
        </w:rPr>
      </w:pPr>
    </w:p>
    <w:p w14:paraId="6FDF1AA1" w14:textId="77777777" w:rsidR="004F22E4" w:rsidRDefault="004F22E4" w:rsidP="003D7164">
      <w:pPr>
        <w:rPr>
          <w:rFonts w:ascii="Times New Roman" w:hAnsi="Times New Roman" w:cs="Times New Roman"/>
          <w:lang w:val="en-GB" w:eastAsia="en-US"/>
        </w:rPr>
      </w:pPr>
    </w:p>
    <w:p w14:paraId="531B6AA1"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The dataset contained 17,379 rows and 17 columns, representing hourly bicycle rentals from 2011 to 2012, with both numerical and categorical variables. No missing values or duplicate records were found. The instant column was removed because it only represented the record index, leaving 16 columns for the analysis.</w:t>
      </w:r>
    </w:p>
    <w:p w14:paraId="3386A65D" w14:textId="45ED4E2E" w:rsidR="00491FF0" w:rsidRDefault="00276F8A" w:rsidP="003D7164">
      <w:pPr>
        <w:rPr>
          <w:rFonts w:ascii="Times New Roman" w:hAnsi="Times New Roman" w:cs="Times New Roman"/>
          <w:lang w:val="en-GB" w:eastAsia="en-US"/>
        </w:rPr>
      </w:pPr>
      <w:r w:rsidRPr="00276F8A">
        <w:rPr>
          <w:rFonts w:ascii="Times New Roman" w:hAnsi="Times New Roman" w:cs="Times New Roman"/>
          <w:lang w:val="en-GB" w:eastAsia="en-US"/>
        </w:rPr>
        <w:t>Here's a quick look at what the dataset looks like after removing the “instant” column.</w:t>
      </w:r>
    </w:p>
    <w:p w14:paraId="5FD1FAFA" w14:textId="77777777" w:rsidR="00903791" w:rsidRDefault="00903791" w:rsidP="003D7164">
      <w:pPr>
        <w:rPr>
          <w:rFonts w:ascii="Times New Roman" w:hAnsi="Times New Roman" w:cs="Times New Roman"/>
          <w:lang w:val="en-GB" w:eastAsia="en-US"/>
        </w:rPr>
      </w:pPr>
    </w:p>
    <w:p w14:paraId="47980D52" w14:textId="43FFB800" w:rsidR="00903791" w:rsidRDefault="00903791" w:rsidP="003D7164">
      <w:pPr>
        <w:rPr>
          <w:rFonts w:ascii="Times New Roman" w:hAnsi="Times New Roman" w:cs="Times New Roman"/>
          <w:noProof/>
          <w:lang w:val="en-GB" w:eastAsia="en-US"/>
          <w14:ligatures w14:val="standardContextual"/>
        </w:rPr>
      </w:pPr>
      <w:r>
        <w:rPr>
          <w:rFonts w:ascii="Times New Roman" w:hAnsi="Times New Roman" w:cs="Times New Roman"/>
          <w:noProof/>
          <w:lang w:val="en-GB" w:eastAsia="en-US"/>
          <w14:ligatures w14:val="standardContextual"/>
        </w:rPr>
        <w:drawing>
          <wp:anchor distT="0" distB="0" distL="114300" distR="114300" simplePos="0" relativeHeight="251658243" behindDoc="0" locked="0" layoutInCell="1" allowOverlap="1" wp14:anchorId="2DFAF11F" wp14:editId="7D1B8730">
            <wp:simplePos x="0" y="0"/>
            <wp:positionH relativeFrom="margin">
              <wp:align>right</wp:align>
            </wp:positionH>
            <wp:positionV relativeFrom="paragraph">
              <wp:posOffset>0</wp:posOffset>
            </wp:positionV>
            <wp:extent cx="5674360" cy="1287780"/>
            <wp:effectExtent l="0" t="0" r="2540" b="7620"/>
            <wp:wrapThrough wrapText="bothSides">
              <wp:wrapPolygon edited="0">
                <wp:start x="0" y="0"/>
                <wp:lineTo x="0" y="21408"/>
                <wp:lineTo x="21537" y="21408"/>
                <wp:lineTo x="21537" y="0"/>
                <wp:lineTo x="0" y="0"/>
              </wp:wrapPolygon>
            </wp:wrapThrough>
            <wp:docPr id="246865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65292" name="Picture 246865292"/>
                    <pic:cNvPicPr/>
                  </pic:nvPicPr>
                  <pic:blipFill rotWithShape="1">
                    <a:blip r:embed="rId9">
                      <a:extLst>
                        <a:ext uri="{28A0092B-C50C-407E-A947-70E740481C1C}">
                          <a14:useLocalDpi xmlns:a14="http://schemas.microsoft.com/office/drawing/2010/main" val="0"/>
                        </a:ext>
                      </a:extLst>
                    </a:blip>
                    <a:srcRect l="17779" t="46215" r="25636" b="29615"/>
                    <a:stretch>
                      <a:fillRect/>
                    </a:stretch>
                  </pic:blipFill>
                  <pic:spPr bwMode="auto">
                    <a:xfrm>
                      <a:off x="0" y="0"/>
                      <a:ext cx="5674360" cy="128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7293BB" w14:textId="77777777" w:rsidR="00DD15FF" w:rsidRPr="00DD15FF" w:rsidRDefault="00DD15FF" w:rsidP="00DD15FF">
      <w:pPr>
        <w:rPr>
          <w:rFonts w:ascii="Times New Roman" w:hAnsi="Times New Roman" w:cs="Times New Roman"/>
          <w:lang w:val="en-GB" w:eastAsia="en-US"/>
        </w:rPr>
      </w:pPr>
      <w:r w:rsidRPr="00DD15FF">
        <w:rPr>
          <w:rFonts w:ascii="Times New Roman" w:hAnsi="Times New Roman" w:cs="Times New Roman"/>
          <w:lang w:val="en-GB" w:eastAsia="en-US"/>
        </w:rPr>
        <w:t>After conducting an exploratory analysis of the dataset, I decided to investigate which periods of the year see the highest number of bike rentals. This is relevant from a business perspective, as the dataset includes time-related variables that allow us to compare rental activity across different months, years, and hours. The “</w:t>
      </w:r>
      <w:proofErr w:type="spellStart"/>
      <w:r w:rsidRPr="00DD15FF">
        <w:rPr>
          <w:rFonts w:ascii="Times New Roman" w:hAnsi="Times New Roman" w:cs="Times New Roman"/>
          <w:lang w:val="en-GB" w:eastAsia="en-US"/>
        </w:rPr>
        <w:t>cnt</w:t>
      </w:r>
      <w:proofErr w:type="spellEnd"/>
      <w:r w:rsidRPr="00DD15FF">
        <w:rPr>
          <w:rFonts w:ascii="Times New Roman" w:hAnsi="Times New Roman" w:cs="Times New Roman"/>
          <w:lang w:val="en-GB" w:eastAsia="en-US"/>
        </w:rPr>
        <w:t>” variable, which represents the total number of bike rentals, will be key to this analysis.</w:t>
      </w:r>
    </w:p>
    <w:p w14:paraId="211D24F9" w14:textId="54A0B067" w:rsidR="00F83062" w:rsidRDefault="00DD15FF" w:rsidP="00DD15FF">
      <w:pPr>
        <w:rPr>
          <w:rFonts w:ascii="Times New Roman" w:hAnsi="Times New Roman" w:cs="Times New Roman"/>
          <w:lang w:val="en-GB" w:eastAsia="en-US"/>
        </w:rPr>
      </w:pPr>
      <w:r w:rsidRPr="00DD15FF">
        <w:rPr>
          <w:rFonts w:ascii="Times New Roman" w:hAnsi="Times New Roman" w:cs="Times New Roman"/>
          <w:lang w:val="en-GB" w:eastAsia="en-US"/>
        </w:rPr>
        <w:t>Identifying periods of peak demand can help bike-sharing system operators ensure that there are enough bikes available for users. It can also facilitate the planning of maintenance and repairs, as well as the allocation of customer service resources.</w:t>
      </w:r>
    </w:p>
    <w:p w14:paraId="06B7E9DA" w14:textId="2BDCD683" w:rsidR="00CB3FDB" w:rsidRDefault="00D43266" w:rsidP="00DD15FF">
      <w:pPr>
        <w:rPr>
          <w:rFonts w:ascii="Times New Roman" w:hAnsi="Times New Roman" w:cs="Times New Roman"/>
          <w:lang w:val="en-GB" w:eastAsia="en-US"/>
        </w:rPr>
      </w:pPr>
      <w:r w:rsidRPr="00D43266">
        <w:rPr>
          <w:rFonts w:ascii="Times New Roman" w:hAnsi="Times New Roman" w:cs="Times New Roman"/>
          <w:lang w:val="en-GB" w:eastAsia="en-US"/>
        </w:rPr>
        <w:t>We will conduct a more detailed analysis of the “</w:t>
      </w:r>
      <w:proofErr w:type="spellStart"/>
      <w:r w:rsidRPr="00D43266">
        <w:rPr>
          <w:rFonts w:ascii="Times New Roman" w:hAnsi="Times New Roman" w:cs="Times New Roman"/>
          <w:lang w:val="en-GB" w:eastAsia="en-US"/>
        </w:rPr>
        <w:t>cnt</w:t>
      </w:r>
      <w:proofErr w:type="spellEnd"/>
      <w:r w:rsidRPr="00D43266">
        <w:rPr>
          <w:rFonts w:ascii="Times New Roman" w:hAnsi="Times New Roman" w:cs="Times New Roman"/>
          <w:lang w:val="en-GB" w:eastAsia="en-US"/>
        </w:rPr>
        <w:t>” variable.</w:t>
      </w:r>
    </w:p>
    <w:p w14:paraId="1FE5935C" w14:textId="5E4EFC6C" w:rsidR="00EA4A10" w:rsidRDefault="00EA4A10" w:rsidP="00DD15FF">
      <w:pPr>
        <w:rPr>
          <w:rFonts w:ascii="Times New Roman" w:hAnsi="Times New Roman" w:cs="Times New Roman"/>
          <w:lang w:val="en-GB" w:eastAsia="en-US"/>
        </w:rPr>
      </w:pPr>
    </w:p>
    <w:p w14:paraId="4EFCCCC9" w14:textId="1736AFE7" w:rsidR="00BA4009" w:rsidRDefault="00BA4009" w:rsidP="00DD15FF">
      <w:pPr>
        <w:rPr>
          <w:rFonts w:ascii="Times New Roman" w:hAnsi="Times New Roman" w:cs="Times New Roman"/>
          <w:noProof/>
          <w:lang w:val="en-GB" w:eastAsia="en-US"/>
          <w14:ligatures w14:val="standardContextual"/>
        </w:rPr>
      </w:pPr>
      <w:r>
        <w:rPr>
          <w:rFonts w:ascii="Times New Roman" w:hAnsi="Times New Roman" w:cs="Times New Roman"/>
          <w:noProof/>
          <w:lang w:val="en-GB" w:eastAsia="en-US"/>
          <w14:ligatures w14:val="standardContextual"/>
        </w:rPr>
        <w:lastRenderedPageBreak/>
        <w:drawing>
          <wp:anchor distT="0" distB="0" distL="114300" distR="114300" simplePos="0" relativeHeight="251658244" behindDoc="0" locked="0" layoutInCell="1" allowOverlap="1" wp14:anchorId="5B5B2887" wp14:editId="4E162590">
            <wp:simplePos x="0" y="0"/>
            <wp:positionH relativeFrom="margin">
              <wp:align>center</wp:align>
            </wp:positionH>
            <wp:positionV relativeFrom="paragraph">
              <wp:posOffset>10160</wp:posOffset>
            </wp:positionV>
            <wp:extent cx="3322320" cy="3322320"/>
            <wp:effectExtent l="0" t="0" r="0" b="0"/>
            <wp:wrapThrough wrapText="bothSides">
              <wp:wrapPolygon edited="0">
                <wp:start x="0" y="0"/>
                <wp:lineTo x="0" y="21427"/>
                <wp:lineTo x="21427" y="21427"/>
                <wp:lineTo x="21427" y="0"/>
                <wp:lineTo x="0" y="0"/>
              </wp:wrapPolygon>
            </wp:wrapThrough>
            <wp:docPr id="1052842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2770" name="Picture 1052842770"/>
                    <pic:cNvPicPr/>
                  </pic:nvPicPr>
                  <pic:blipFill rotWithShape="1">
                    <a:blip r:embed="rId10" cstate="print">
                      <a:extLst>
                        <a:ext uri="{28A0092B-C50C-407E-A947-70E740481C1C}">
                          <a14:useLocalDpi xmlns:a14="http://schemas.microsoft.com/office/drawing/2010/main" val="0"/>
                        </a:ext>
                      </a:extLst>
                    </a:blip>
                    <a:srcRect l="16934" t="33998" r="55973" b="15007"/>
                    <a:stretch>
                      <a:fillRect/>
                    </a:stretch>
                  </pic:blipFill>
                  <pic:spPr bwMode="auto">
                    <a:xfrm>
                      <a:off x="0" y="0"/>
                      <a:ext cx="3322320" cy="3322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1D5ECF" w14:textId="54F1973A" w:rsidR="00EA4A10" w:rsidRDefault="00EA4A10" w:rsidP="00DD15FF">
      <w:pPr>
        <w:rPr>
          <w:rFonts w:ascii="Times New Roman" w:hAnsi="Times New Roman" w:cs="Times New Roman"/>
          <w:lang w:val="en-GB" w:eastAsia="en-US"/>
        </w:rPr>
      </w:pPr>
    </w:p>
    <w:p w14:paraId="49C342E1" w14:textId="77777777" w:rsidR="00C52CFA" w:rsidRPr="003D7164" w:rsidRDefault="00C52CFA" w:rsidP="003D7164">
      <w:pPr>
        <w:rPr>
          <w:rFonts w:ascii="Times New Roman" w:hAnsi="Times New Roman" w:cs="Times New Roman"/>
          <w:lang w:val="en-GB" w:eastAsia="en-US"/>
        </w:rPr>
      </w:pPr>
    </w:p>
    <w:p w14:paraId="2AC75F5D" w14:textId="77777777" w:rsidR="00065F96" w:rsidRDefault="00065F96">
      <w:pPr>
        <w:rPr>
          <w:rFonts w:ascii="Times New Roman" w:hAnsi="Times New Roman" w:cs="Times New Roman"/>
          <w:lang w:val="en-GB" w:eastAsia="en-US"/>
        </w:rPr>
      </w:pPr>
    </w:p>
    <w:p w14:paraId="13320C87" w14:textId="77777777" w:rsidR="00065F96" w:rsidRPr="00E37911" w:rsidRDefault="00065F96">
      <w:pPr>
        <w:rPr>
          <w:lang w:val="en-GB"/>
        </w:rPr>
      </w:pPr>
    </w:p>
    <w:p w14:paraId="3E3E45FE" w14:textId="77777777" w:rsidR="006670C5" w:rsidRDefault="006670C5"/>
    <w:p w14:paraId="01FB7B48" w14:textId="77777777" w:rsidR="006670C5" w:rsidRDefault="006670C5"/>
    <w:p w14:paraId="6C16992E" w14:textId="77777777" w:rsidR="006670C5" w:rsidRDefault="006670C5"/>
    <w:p w14:paraId="15D2DBC4" w14:textId="77777777" w:rsidR="006670C5" w:rsidRDefault="006670C5"/>
    <w:p w14:paraId="6B1C0499" w14:textId="77777777" w:rsidR="006670C5" w:rsidRDefault="006670C5"/>
    <w:p w14:paraId="0C00BFBE" w14:textId="77777777" w:rsidR="006670C5" w:rsidRDefault="006670C5"/>
    <w:p w14:paraId="136EEE0F" w14:textId="77777777" w:rsidR="006670C5" w:rsidRDefault="006670C5"/>
    <w:p w14:paraId="6241F34B" w14:textId="77777777" w:rsidR="006670C5" w:rsidRDefault="006670C5"/>
    <w:p w14:paraId="2791B5A7" w14:textId="77777777" w:rsidR="006670C5" w:rsidRPr="00883B5B" w:rsidRDefault="006670C5" w:rsidP="006670C5">
      <w:pPr>
        <w:rPr>
          <w:rFonts w:ascii="Times New Roman" w:hAnsi="Times New Roman" w:cs="Times New Roman"/>
          <w:lang w:val="en-GB"/>
        </w:rPr>
      </w:pPr>
      <w:r w:rsidRPr="00883B5B">
        <w:rPr>
          <w:rFonts w:ascii="Times New Roman" w:hAnsi="Times New Roman" w:cs="Times New Roman"/>
          <w:lang w:val="en-GB"/>
        </w:rPr>
        <w:t xml:space="preserve">The descriptive statistics for the </w:t>
      </w:r>
      <w:proofErr w:type="spellStart"/>
      <w:r w:rsidRPr="00883B5B">
        <w:rPr>
          <w:rFonts w:ascii="Times New Roman" w:hAnsi="Times New Roman" w:cs="Times New Roman"/>
          <w:lang w:val="en-GB"/>
        </w:rPr>
        <w:t>cnt</w:t>
      </w:r>
      <w:proofErr w:type="spellEnd"/>
      <w:r w:rsidRPr="00883B5B">
        <w:rPr>
          <w:rFonts w:ascii="Times New Roman" w:hAnsi="Times New Roman" w:cs="Times New Roman"/>
          <w:lang w:val="en-GB"/>
        </w:rPr>
        <w:t xml:space="preserve"> variable show that it has a mean of 189.46 bicycle rentals per hour. The median is 142 rentals, which is lower than the mean. This difference could indicate a positively skewed distribution, in which some observations with a higher number of rentals increase the mean.</w:t>
      </w:r>
    </w:p>
    <w:p w14:paraId="1BF27DEB" w14:textId="77777777" w:rsidR="006670C5" w:rsidRPr="00883B5B" w:rsidRDefault="006670C5" w:rsidP="006670C5">
      <w:pPr>
        <w:rPr>
          <w:rFonts w:ascii="Times New Roman" w:hAnsi="Times New Roman" w:cs="Times New Roman"/>
          <w:lang w:val="en-GB"/>
        </w:rPr>
      </w:pPr>
      <w:r w:rsidRPr="00883B5B">
        <w:rPr>
          <w:rFonts w:ascii="Times New Roman" w:hAnsi="Times New Roman" w:cs="Times New Roman"/>
          <w:lang w:val="en-GB"/>
        </w:rPr>
        <w:t>Furthermore, the standard deviation is 181.39, indicating considerable variability in hourly rental activity. The first and third quartiles show that the central 50% of observations range from 40 to 281 rentals per hour, while the maximum recorded value is 977 rentals.</w:t>
      </w:r>
    </w:p>
    <w:p w14:paraId="40D56754" w14:textId="77777777" w:rsidR="006670C5" w:rsidRPr="00883B5B" w:rsidRDefault="006670C5" w:rsidP="006670C5">
      <w:pPr>
        <w:rPr>
          <w:rFonts w:ascii="Times New Roman" w:hAnsi="Times New Roman" w:cs="Times New Roman"/>
          <w:lang w:val="en-GB"/>
        </w:rPr>
      </w:pPr>
      <w:r w:rsidRPr="00883B5B">
        <w:rPr>
          <w:rFonts w:ascii="Times New Roman" w:hAnsi="Times New Roman" w:cs="Times New Roman"/>
          <w:lang w:val="en-GB"/>
        </w:rPr>
        <w:t xml:space="preserve">The Interquartile Range (IQR) method was used to identify potential outliers in the </w:t>
      </w:r>
      <w:proofErr w:type="spellStart"/>
      <w:r w:rsidRPr="00883B5B">
        <w:rPr>
          <w:rFonts w:ascii="Times New Roman" w:hAnsi="Times New Roman" w:cs="Times New Roman"/>
          <w:lang w:val="en-GB"/>
        </w:rPr>
        <w:t>cnt</w:t>
      </w:r>
      <w:proofErr w:type="spellEnd"/>
      <w:r w:rsidRPr="00883B5B">
        <w:rPr>
          <w:rFonts w:ascii="Times New Roman" w:hAnsi="Times New Roman" w:cs="Times New Roman"/>
          <w:lang w:val="en-GB"/>
        </w:rPr>
        <w:t xml:space="preserve"> variable. The calculated upper limit was 642.5 rentals per hour. A total of 505 observations exceeded this threshold, representing approximately 2.91% of the dataset. These observations were considered potential outliers and may partly explain the difference between the mean and the median.</w:t>
      </w:r>
    </w:p>
    <w:p w14:paraId="209F8FC8" w14:textId="39BD5FBD" w:rsidR="00CA4E14" w:rsidRPr="00883B5B" w:rsidRDefault="001112A0" w:rsidP="006670C5">
      <w:pPr>
        <w:rPr>
          <w:rFonts w:ascii="Times New Roman" w:hAnsi="Times New Roman" w:cs="Times New Roman"/>
          <w:lang w:val="en-GB"/>
        </w:rPr>
      </w:pPr>
      <w:r w:rsidRPr="00883B5B">
        <w:rPr>
          <w:rFonts w:ascii="Times New Roman" w:hAnsi="Times New Roman" w:cs="Times New Roman"/>
          <w:lang w:val="en-GB"/>
        </w:rPr>
        <w:t>A box plot was created to represent the interquartile ranges.</w:t>
      </w:r>
    </w:p>
    <w:p w14:paraId="4C78BD25" w14:textId="310EAD67" w:rsidR="001112A0" w:rsidRPr="006670C5" w:rsidRDefault="00BA61D0" w:rsidP="006670C5">
      <w:pPr>
        <w:rPr>
          <w:lang w:val="en-GB"/>
        </w:rPr>
      </w:pPr>
      <w:r>
        <w:rPr>
          <w:noProof/>
          <w:lang w:val="en-GB"/>
          <w14:ligatures w14:val="standardContextual"/>
        </w:rPr>
        <w:lastRenderedPageBreak/>
        <w:drawing>
          <wp:anchor distT="0" distB="0" distL="114300" distR="114300" simplePos="0" relativeHeight="251658245" behindDoc="0" locked="0" layoutInCell="1" allowOverlap="1" wp14:anchorId="0D2F39C9" wp14:editId="32E8ED72">
            <wp:simplePos x="0" y="0"/>
            <wp:positionH relativeFrom="margin">
              <wp:align>center</wp:align>
            </wp:positionH>
            <wp:positionV relativeFrom="paragraph">
              <wp:posOffset>185420</wp:posOffset>
            </wp:positionV>
            <wp:extent cx="3710305" cy="2689860"/>
            <wp:effectExtent l="0" t="0" r="4445" b="0"/>
            <wp:wrapThrough wrapText="bothSides">
              <wp:wrapPolygon edited="0">
                <wp:start x="0" y="0"/>
                <wp:lineTo x="0" y="21416"/>
                <wp:lineTo x="21515" y="21416"/>
                <wp:lineTo x="21515" y="0"/>
                <wp:lineTo x="0" y="0"/>
              </wp:wrapPolygon>
            </wp:wrapThrough>
            <wp:docPr id="7771431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3123" name="Picture 777143123"/>
                    <pic:cNvPicPr/>
                  </pic:nvPicPr>
                  <pic:blipFill rotWithShape="1">
                    <a:blip r:embed="rId11">
                      <a:extLst>
                        <a:ext uri="{28A0092B-C50C-407E-A947-70E740481C1C}">
                          <a14:useLocalDpi xmlns:a14="http://schemas.microsoft.com/office/drawing/2010/main" val="0"/>
                        </a:ext>
                      </a:extLst>
                    </a:blip>
                    <a:srcRect l="19756" t="38778" r="46378" b="15007"/>
                    <a:stretch>
                      <a:fillRect/>
                    </a:stretch>
                  </pic:blipFill>
                  <pic:spPr bwMode="auto">
                    <a:xfrm>
                      <a:off x="0" y="0"/>
                      <a:ext cx="3710305" cy="2689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0FD0A8" w14:textId="58054F58" w:rsidR="006670C5" w:rsidRPr="006670C5" w:rsidRDefault="006670C5">
      <w:pPr>
        <w:rPr>
          <w:lang w:val="en-GB"/>
        </w:rPr>
      </w:pPr>
    </w:p>
    <w:p w14:paraId="1FBAEE46" w14:textId="72BD2DB2" w:rsidR="00D602A7" w:rsidRDefault="00D602A7">
      <w:pPr>
        <w:rPr>
          <w:noProof/>
          <w:lang w:val="en-GB"/>
          <w14:ligatures w14:val="standardContextual"/>
        </w:rPr>
      </w:pPr>
    </w:p>
    <w:p w14:paraId="16BD6666" w14:textId="77777777" w:rsidR="00D602A7" w:rsidRDefault="00D602A7">
      <w:pPr>
        <w:rPr>
          <w:noProof/>
          <w:lang w:val="en-GB"/>
          <w14:ligatures w14:val="standardContextual"/>
        </w:rPr>
      </w:pPr>
    </w:p>
    <w:p w14:paraId="64BC94D1" w14:textId="77777777" w:rsidR="00D602A7" w:rsidRDefault="00D602A7">
      <w:pPr>
        <w:rPr>
          <w:noProof/>
          <w:lang w:val="en-GB"/>
          <w14:ligatures w14:val="standardContextual"/>
        </w:rPr>
      </w:pPr>
    </w:p>
    <w:p w14:paraId="4A5E50A9" w14:textId="77777777" w:rsidR="00D602A7" w:rsidRDefault="00D602A7">
      <w:pPr>
        <w:rPr>
          <w:noProof/>
          <w:lang w:val="en-GB"/>
          <w14:ligatures w14:val="standardContextual"/>
        </w:rPr>
      </w:pPr>
    </w:p>
    <w:p w14:paraId="5A541AB9" w14:textId="77777777" w:rsidR="00D602A7" w:rsidRDefault="00D602A7">
      <w:pPr>
        <w:rPr>
          <w:noProof/>
          <w:lang w:val="en-GB"/>
          <w14:ligatures w14:val="standardContextual"/>
        </w:rPr>
      </w:pPr>
    </w:p>
    <w:p w14:paraId="69765C68" w14:textId="77777777" w:rsidR="00D602A7" w:rsidRDefault="00D602A7">
      <w:pPr>
        <w:rPr>
          <w:noProof/>
          <w:lang w:val="en-GB"/>
          <w14:ligatures w14:val="standardContextual"/>
        </w:rPr>
      </w:pPr>
    </w:p>
    <w:p w14:paraId="03C9D209" w14:textId="77777777" w:rsidR="00D602A7" w:rsidRDefault="00D602A7">
      <w:pPr>
        <w:rPr>
          <w:noProof/>
          <w:lang w:val="en-GB"/>
          <w14:ligatures w14:val="standardContextual"/>
        </w:rPr>
      </w:pPr>
    </w:p>
    <w:p w14:paraId="2EED13A5" w14:textId="77777777" w:rsidR="00D602A7" w:rsidRDefault="00D602A7">
      <w:pPr>
        <w:rPr>
          <w:noProof/>
          <w:lang w:val="en-GB"/>
          <w14:ligatures w14:val="standardContextual"/>
        </w:rPr>
      </w:pPr>
    </w:p>
    <w:p w14:paraId="13505010" w14:textId="77777777" w:rsidR="00D602A7" w:rsidRDefault="00D602A7">
      <w:pPr>
        <w:rPr>
          <w:noProof/>
          <w:lang w:val="en-GB"/>
          <w14:ligatures w14:val="standardContextual"/>
        </w:rPr>
      </w:pPr>
    </w:p>
    <w:p w14:paraId="52299066" w14:textId="6261BF11" w:rsidR="00D602A7" w:rsidRPr="00883B5B" w:rsidRDefault="00EB7B10">
      <w:pPr>
        <w:rPr>
          <w:rFonts w:ascii="Times New Roman" w:hAnsi="Times New Roman" w:cs="Times New Roman"/>
        </w:rPr>
      </w:pPr>
      <w:r w:rsidRPr="00883B5B">
        <w:rPr>
          <w:rFonts w:ascii="Times New Roman" w:hAnsi="Times New Roman" w:cs="Times New Roman"/>
        </w:rPr>
        <w:t>Given the data we have obtained, it is worth asking which season in our dataset has the highest number of rentals.</w:t>
      </w:r>
    </w:p>
    <w:p w14:paraId="75912FA4" w14:textId="6025F549" w:rsidR="00A62FA9" w:rsidRDefault="00A62FA9">
      <w:r>
        <w:rPr>
          <w:noProof/>
          <w14:ligatures w14:val="standardContextual"/>
        </w:rPr>
        <w:drawing>
          <wp:anchor distT="0" distB="0" distL="114300" distR="114300" simplePos="0" relativeHeight="251658246" behindDoc="0" locked="0" layoutInCell="1" allowOverlap="1" wp14:anchorId="4F7E2C4F" wp14:editId="276D50C9">
            <wp:simplePos x="0" y="0"/>
            <wp:positionH relativeFrom="margin">
              <wp:align>center</wp:align>
            </wp:positionH>
            <wp:positionV relativeFrom="paragraph">
              <wp:posOffset>117475</wp:posOffset>
            </wp:positionV>
            <wp:extent cx="3436620" cy="2698916"/>
            <wp:effectExtent l="0" t="0" r="0" b="6350"/>
            <wp:wrapThrough wrapText="bothSides">
              <wp:wrapPolygon edited="0">
                <wp:start x="0" y="0"/>
                <wp:lineTo x="0" y="21498"/>
                <wp:lineTo x="21432" y="21498"/>
                <wp:lineTo x="21432" y="0"/>
                <wp:lineTo x="0" y="0"/>
              </wp:wrapPolygon>
            </wp:wrapThrough>
            <wp:docPr id="2081671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7171" name="Picture 208167171"/>
                    <pic:cNvPicPr/>
                  </pic:nvPicPr>
                  <pic:blipFill rotWithShape="1">
                    <a:blip r:embed="rId12">
                      <a:extLst>
                        <a:ext uri="{28A0092B-C50C-407E-A947-70E740481C1C}">
                          <a14:useLocalDpi xmlns:a14="http://schemas.microsoft.com/office/drawing/2010/main" val="0"/>
                        </a:ext>
                      </a:extLst>
                    </a:blip>
                    <a:srcRect l="16651" t="35591" r="56397" b="24568"/>
                    <a:stretch>
                      <a:fillRect/>
                    </a:stretch>
                  </pic:blipFill>
                  <pic:spPr bwMode="auto">
                    <a:xfrm>
                      <a:off x="0" y="0"/>
                      <a:ext cx="3436620" cy="2698916"/>
                    </a:xfrm>
                    <a:prstGeom prst="rect">
                      <a:avLst/>
                    </a:prstGeom>
                    <a:ln>
                      <a:noFill/>
                    </a:ln>
                    <a:extLst>
                      <a:ext uri="{53640926-AAD7-44D8-BBD7-CCE9431645EC}">
                        <a14:shadowObscured xmlns:a14="http://schemas.microsoft.com/office/drawing/2010/main"/>
                      </a:ext>
                    </a:extLst>
                  </pic:spPr>
                </pic:pic>
              </a:graphicData>
            </a:graphic>
          </wp:anchor>
        </w:drawing>
      </w:r>
    </w:p>
    <w:p w14:paraId="1AEC70FB" w14:textId="12089437" w:rsidR="00A62FA9" w:rsidRDefault="00A62FA9">
      <w:pPr>
        <w:rPr>
          <w:noProof/>
          <w14:ligatures w14:val="standardContextual"/>
        </w:rPr>
      </w:pPr>
    </w:p>
    <w:p w14:paraId="198B0CE5" w14:textId="6F3505A1" w:rsidR="00A62FA9" w:rsidRDefault="00A62FA9"/>
    <w:p w14:paraId="5BB94AFD" w14:textId="77777777" w:rsidR="00D602A7" w:rsidRDefault="00D602A7"/>
    <w:p w14:paraId="1B7C3B2C" w14:textId="77777777" w:rsidR="00D602A7" w:rsidRDefault="00D602A7"/>
    <w:p w14:paraId="1F961395" w14:textId="77777777" w:rsidR="00B7596E" w:rsidRDefault="00B7596E"/>
    <w:p w14:paraId="706D1A59" w14:textId="77777777" w:rsidR="00B7596E" w:rsidRDefault="00B7596E"/>
    <w:p w14:paraId="124F7898" w14:textId="77777777" w:rsidR="00B7596E" w:rsidRDefault="00B7596E"/>
    <w:p w14:paraId="506319FB" w14:textId="77777777" w:rsidR="00B7596E" w:rsidRDefault="00B7596E"/>
    <w:p w14:paraId="68AF6F95" w14:textId="77777777" w:rsidR="00B7596E" w:rsidRDefault="00B7596E"/>
    <w:p w14:paraId="39E4FE69" w14:textId="77777777" w:rsidR="00B7596E" w:rsidRDefault="00B7596E"/>
    <w:p w14:paraId="7CEAE8F5" w14:textId="7EE206AF" w:rsidR="00B7596E" w:rsidRPr="00883B5B" w:rsidRDefault="00B7596E">
      <w:pPr>
        <w:rPr>
          <w:rFonts w:ascii="Times New Roman" w:hAnsi="Times New Roman" w:cs="Times New Roman"/>
        </w:rPr>
      </w:pPr>
      <w:r w:rsidRPr="00883B5B">
        <w:rPr>
          <w:rFonts w:ascii="Times New Roman" w:hAnsi="Times New Roman" w:cs="Times New Roman"/>
        </w:rPr>
        <w:t>Based on these results, we can determine that the station with the highest total number of rentals is “3” or Fall, as well as the highest average</w:t>
      </w:r>
      <w:r w:rsidR="00883B5B" w:rsidRPr="00883B5B">
        <w:rPr>
          <w:rFonts w:ascii="Times New Roman" w:hAnsi="Times New Roman" w:cs="Times New Roman"/>
        </w:rPr>
        <w:t>, which is also represented graphically using a histogram.</w:t>
      </w:r>
    </w:p>
    <w:p w14:paraId="66D8D810" w14:textId="255A8086" w:rsidR="00BE1B9A" w:rsidRDefault="00883B5B">
      <w:r>
        <w:rPr>
          <w:noProof/>
          <w14:ligatures w14:val="standardContextual"/>
        </w:rPr>
        <w:lastRenderedPageBreak/>
        <w:drawing>
          <wp:anchor distT="0" distB="0" distL="114300" distR="114300" simplePos="0" relativeHeight="251658247" behindDoc="0" locked="0" layoutInCell="1" allowOverlap="1" wp14:anchorId="646EC36A" wp14:editId="20E6EE75">
            <wp:simplePos x="0" y="0"/>
            <wp:positionH relativeFrom="margin">
              <wp:align>center</wp:align>
            </wp:positionH>
            <wp:positionV relativeFrom="paragraph">
              <wp:posOffset>6985</wp:posOffset>
            </wp:positionV>
            <wp:extent cx="3837305" cy="2964180"/>
            <wp:effectExtent l="0" t="0" r="0" b="7620"/>
            <wp:wrapThrough wrapText="bothSides">
              <wp:wrapPolygon edited="0">
                <wp:start x="0" y="0"/>
                <wp:lineTo x="0" y="21517"/>
                <wp:lineTo x="21446" y="21517"/>
                <wp:lineTo x="21446" y="0"/>
                <wp:lineTo x="0" y="0"/>
              </wp:wrapPolygon>
            </wp:wrapThrough>
            <wp:docPr id="54722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20689" name="Picture 547220689"/>
                    <pic:cNvPicPr/>
                  </pic:nvPicPr>
                  <pic:blipFill rotWithShape="1">
                    <a:blip r:embed="rId13">
                      <a:extLst>
                        <a:ext uri="{28A0092B-C50C-407E-A947-70E740481C1C}">
                          <a14:useLocalDpi xmlns:a14="http://schemas.microsoft.com/office/drawing/2010/main" val="0"/>
                        </a:ext>
                      </a:extLst>
                    </a:blip>
                    <a:srcRect l="19614" t="43294" r="45673" b="6241"/>
                    <a:stretch>
                      <a:fillRect/>
                    </a:stretch>
                  </pic:blipFill>
                  <pic:spPr bwMode="auto">
                    <a:xfrm>
                      <a:off x="0" y="0"/>
                      <a:ext cx="3837305" cy="2964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E39092" w14:textId="77777777" w:rsidR="00BE1B9A" w:rsidRDefault="00BE1B9A"/>
    <w:p w14:paraId="7E216057" w14:textId="77777777" w:rsidR="00BE1B9A" w:rsidRDefault="00BE1B9A"/>
    <w:p w14:paraId="1E4A8DAB" w14:textId="77777777" w:rsidR="00BE1B9A" w:rsidRDefault="00BE1B9A"/>
    <w:p w14:paraId="6A8D97D8" w14:textId="77777777" w:rsidR="006D7B3A" w:rsidRDefault="006D7B3A">
      <w:pPr>
        <w:rPr>
          <w:rFonts w:ascii="Times New Roman" w:hAnsi="Times New Roman" w:cs="Times New Roman"/>
          <w:noProof/>
          <w14:ligatures w14:val="standardContextual"/>
        </w:rPr>
      </w:pPr>
    </w:p>
    <w:p w14:paraId="30791EEF" w14:textId="10EC6326" w:rsidR="00BE1B9A" w:rsidRDefault="00BE1B9A"/>
    <w:p w14:paraId="0E381EFF" w14:textId="77777777" w:rsidR="00BE1B9A" w:rsidRDefault="00BE1B9A"/>
    <w:p w14:paraId="088CB72A" w14:textId="46EF818C" w:rsidR="00BE1B9A" w:rsidRDefault="00BE1B9A"/>
    <w:p w14:paraId="64A4DB1D" w14:textId="77777777" w:rsidR="00BE1B9A" w:rsidRDefault="00BE1B9A"/>
    <w:p w14:paraId="223DBF80" w14:textId="295108AB" w:rsidR="00BE1B9A" w:rsidRDefault="00BE1B9A"/>
    <w:p w14:paraId="2D0F40F2" w14:textId="79BAFA5F" w:rsidR="00BE1B9A" w:rsidRDefault="00BE1B9A"/>
    <w:p w14:paraId="5A08903C" w14:textId="77777777" w:rsidR="00562D94" w:rsidRDefault="00562D94">
      <w:pPr>
        <w:rPr>
          <w:rFonts w:ascii="Times New Roman" w:hAnsi="Times New Roman" w:cs="Times New Roman"/>
        </w:rPr>
      </w:pPr>
    </w:p>
    <w:p w14:paraId="3031054B" w14:textId="30B26A93" w:rsidR="00562D94" w:rsidRPr="00AA7540" w:rsidRDefault="00562D94">
      <w:pPr>
        <w:rPr>
          <w:rFonts w:ascii="Times New Roman" w:hAnsi="Times New Roman" w:cs="Times New Roman"/>
        </w:rPr>
      </w:pPr>
      <w:r w:rsidRPr="00AA7540">
        <w:rPr>
          <w:rFonts w:ascii="Times New Roman" w:hAnsi="Times New Roman" w:cs="Times New Roman"/>
        </w:rPr>
        <w:t xml:space="preserve">Continuing with the idea of identifying the time periods with the highest number of rentals, we will break down “Season 3” to see which months it includes and which ones have the highest activity. </w:t>
      </w:r>
    </w:p>
    <w:p w14:paraId="1DADCA91" w14:textId="7D83EB77" w:rsidR="003932B5" w:rsidRDefault="003932B5">
      <w:r>
        <w:rPr>
          <w:noProof/>
          <w14:ligatures w14:val="standardContextual"/>
        </w:rPr>
        <w:drawing>
          <wp:anchor distT="0" distB="0" distL="114300" distR="114300" simplePos="0" relativeHeight="251658248" behindDoc="0" locked="0" layoutInCell="1" allowOverlap="1" wp14:anchorId="0C473056" wp14:editId="4F3235CC">
            <wp:simplePos x="0" y="0"/>
            <wp:positionH relativeFrom="margin">
              <wp:align>center</wp:align>
            </wp:positionH>
            <wp:positionV relativeFrom="paragraph">
              <wp:posOffset>100330</wp:posOffset>
            </wp:positionV>
            <wp:extent cx="4705985" cy="2179320"/>
            <wp:effectExtent l="0" t="0" r="0" b="0"/>
            <wp:wrapThrough wrapText="bothSides">
              <wp:wrapPolygon edited="0">
                <wp:start x="0" y="0"/>
                <wp:lineTo x="0" y="21336"/>
                <wp:lineTo x="21510" y="21336"/>
                <wp:lineTo x="21510" y="0"/>
                <wp:lineTo x="0" y="0"/>
              </wp:wrapPolygon>
            </wp:wrapThrough>
            <wp:docPr id="3898034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3499" name="Picture 389803499"/>
                    <pic:cNvPicPr/>
                  </pic:nvPicPr>
                  <pic:blipFill rotWithShape="1">
                    <a:blip r:embed="rId14">
                      <a:extLst>
                        <a:ext uri="{28A0092B-C50C-407E-A947-70E740481C1C}">
                          <a14:useLocalDpi xmlns:a14="http://schemas.microsoft.com/office/drawing/2010/main" val="0"/>
                        </a:ext>
                      </a:extLst>
                    </a:blip>
                    <a:srcRect l="17639" t="44622" r="46096" b="23772"/>
                    <a:stretch>
                      <a:fillRect/>
                    </a:stretch>
                  </pic:blipFill>
                  <pic:spPr bwMode="auto">
                    <a:xfrm>
                      <a:off x="0" y="0"/>
                      <a:ext cx="4705985" cy="2179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F321FD" w14:textId="0B1F9398" w:rsidR="003932B5" w:rsidRDefault="003932B5">
      <w:pPr>
        <w:rPr>
          <w:noProof/>
          <w14:ligatures w14:val="standardContextual"/>
        </w:rPr>
      </w:pPr>
    </w:p>
    <w:p w14:paraId="77E36DCF" w14:textId="5E02D3FE" w:rsidR="00FF3F28" w:rsidRDefault="00FF3F28"/>
    <w:p w14:paraId="602AE19C" w14:textId="63A319B6" w:rsidR="00FF3F28" w:rsidRDefault="00FF3F28"/>
    <w:p w14:paraId="60F50B07" w14:textId="5D29BB72" w:rsidR="00FF3F28" w:rsidRDefault="00FF3F28"/>
    <w:p w14:paraId="3F8E3E3A" w14:textId="572FF55C" w:rsidR="00FF3F28" w:rsidRDefault="00FF3F28"/>
    <w:p w14:paraId="52E4D5F1" w14:textId="0DD1CC69" w:rsidR="00FF3F28" w:rsidRDefault="00FF3F28"/>
    <w:p w14:paraId="34CECB3B" w14:textId="2C884C24" w:rsidR="00FF3F28" w:rsidRDefault="00FF3F28"/>
    <w:p w14:paraId="400DEF87" w14:textId="77777777" w:rsidR="00FF3F28" w:rsidRDefault="00FF3F28"/>
    <w:p w14:paraId="663B5434" w14:textId="77777777" w:rsidR="006D7B3A" w:rsidRDefault="006D7B3A" w:rsidP="00AA7540">
      <w:pPr>
        <w:rPr>
          <w:rFonts w:ascii="Times New Roman" w:hAnsi="Times New Roman" w:cs="Times New Roman"/>
        </w:rPr>
      </w:pPr>
    </w:p>
    <w:p w14:paraId="6817A749" w14:textId="523C1696" w:rsidR="00AA7540" w:rsidRPr="00AA7540" w:rsidRDefault="00AA7540" w:rsidP="00AA7540">
      <w:pPr>
        <w:rPr>
          <w:rFonts w:ascii="Times New Roman" w:hAnsi="Times New Roman" w:cs="Times New Roman"/>
        </w:rPr>
      </w:pPr>
      <w:r w:rsidRPr="00AA7540">
        <w:rPr>
          <w:rFonts w:ascii="Times New Roman" w:hAnsi="Times New Roman" w:cs="Times New Roman"/>
        </w:rPr>
        <w:t>We can highlight two points from this data: First, the months included in “Season 3” are months 6, 7, 8, and 9 or June, July, August, and September, respectively.</w:t>
      </w:r>
    </w:p>
    <w:p w14:paraId="42723316" w14:textId="558D99C2" w:rsidR="00FF3F28" w:rsidRDefault="00AA7540" w:rsidP="00AA7540">
      <w:pPr>
        <w:rPr>
          <w:rFonts w:ascii="Times New Roman" w:hAnsi="Times New Roman" w:cs="Times New Roman"/>
        </w:rPr>
      </w:pPr>
      <w:r w:rsidRPr="00AA7540">
        <w:rPr>
          <w:rFonts w:ascii="Times New Roman" w:hAnsi="Times New Roman" w:cs="Times New Roman"/>
        </w:rPr>
        <w:t>In addition, months 7 and 8 have the highest total number of rentals, with only a slight difference between them</w:t>
      </w:r>
      <w:r w:rsidR="00671559">
        <w:rPr>
          <w:rFonts w:ascii="Times New Roman" w:hAnsi="Times New Roman" w:cs="Times New Roman"/>
        </w:rPr>
        <w:t xml:space="preserve">, </w:t>
      </w:r>
      <w:r w:rsidR="00671559" w:rsidRPr="00671559">
        <w:rPr>
          <w:rFonts w:ascii="Times New Roman" w:hAnsi="Times New Roman" w:cs="Times New Roman"/>
        </w:rPr>
        <w:t>which we will represent graphically.</w:t>
      </w:r>
    </w:p>
    <w:p w14:paraId="43428325" w14:textId="7569238B" w:rsidR="006D7B3A" w:rsidRDefault="006D7B3A" w:rsidP="00AA7540">
      <w:pPr>
        <w:rPr>
          <w:rFonts w:ascii="Times New Roman" w:hAnsi="Times New Roman" w:cs="Times New Roman"/>
        </w:rPr>
      </w:pPr>
    </w:p>
    <w:p w14:paraId="5158577A" w14:textId="0F8F8E0B" w:rsidR="006D7B3A" w:rsidRDefault="006D7B3A" w:rsidP="00AA7540">
      <w:pPr>
        <w:rPr>
          <w:rFonts w:ascii="Times New Roman" w:hAnsi="Times New Roman" w:cs="Times New Roman"/>
        </w:rPr>
      </w:pPr>
    </w:p>
    <w:p w14:paraId="56E74C80" w14:textId="77777777" w:rsidR="00AA7540" w:rsidRPr="00AA7540" w:rsidRDefault="00AA7540" w:rsidP="00AA7540">
      <w:pPr>
        <w:rPr>
          <w:rFonts w:ascii="Times New Roman" w:hAnsi="Times New Roman" w:cs="Times New Roman"/>
        </w:rPr>
      </w:pPr>
    </w:p>
    <w:p w14:paraId="1B91DA36" w14:textId="5AFAC598" w:rsidR="00CA0B8E" w:rsidRPr="00AA7540" w:rsidRDefault="00CA0B8E">
      <w:pPr>
        <w:rPr>
          <w:rFonts w:ascii="Times New Roman" w:hAnsi="Times New Roman" w:cs="Times New Roman"/>
        </w:rPr>
      </w:pPr>
      <w:r w:rsidRPr="00AA7540">
        <w:rPr>
          <w:rFonts w:ascii="Times New Roman" w:hAnsi="Times New Roman" w:cs="Times New Roman"/>
        </w:rPr>
        <w:br w:type="page"/>
      </w:r>
    </w:p>
    <w:p w14:paraId="70C97C29" w14:textId="5D85875A" w:rsidR="00CA0B8E" w:rsidRDefault="006D7B3A">
      <w:r>
        <w:rPr>
          <w:rFonts w:ascii="Times New Roman" w:hAnsi="Times New Roman" w:cs="Times New Roman"/>
          <w:noProof/>
          <w14:ligatures w14:val="standardContextual"/>
        </w:rPr>
        <w:lastRenderedPageBreak/>
        <w:drawing>
          <wp:anchor distT="0" distB="0" distL="114300" distR="114300" simplePos="0" relativeHeight="251658249" behindDoc="0" locked="0" layoutInCell="1" allowOverlap="1" wp14:anchorId="32DA71D5" wp14:editId="2E9EE029">
            <wp:simplePos x="0" y="0"/>
            <wp:positionH relativeFrom="margin">
              <wp:align>center</wp:align>
            </wp:positionH>
            <wp:positionV relativeFrom="paragraph">
              <wp:posOffset>0</wp:posOffset>
            </wp:positionV>
            <wp:extent cx="3558540" cy="2619375"/>
            <wp:effectExtent l="0" t="0" r="3810" b="9525"/>
            <wp:wrapThrough wrapText="bothSides">
              <wp:wrapPolygon edited="0">
                <wp:start x="0" y="0"/>
                <wp:lineTo x="0" y="21521"/>
                <wp:lineTo x="21507" y="21521"/>
                <wp:lineTo x="21507" y="0"/>
                <wp:lineTo x="0" y="0"/>
              </wp:wrapPolygon>
            </wp:wrapThrough>
            <wp:docPr id="2048352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52828" name="Picture 2048352828"/>
                    <pic:cNvPicPr/>
                  </pic:nvPicPr>
                  <pic:blipFill rotWithShape="1">
                    <a:blip r:embed="rId15">
                      <a:extLst>
                        <a:ext uri="{28A0092B-C50C-407E-A947-70E740481C1C}">
                          <a14:useLocalDpi xmlns:a14="http://schemas.microsoft.com/office/drawing/2010/main" val="0"/>
                        </a:ext>
                      </a:extLst>
                    </a:blip>
                    <a:srcRect l="20038" t="40638" r="44119" b="9694"/>
                    <a:stretch>
                      <a:fillRect/>
                    </a:stretch>
                  </pic:blipFill>
                  <pic:spPr bwMode="auto">
                    <a:xfrm>
                      <a:off x="0" y="0"/>
                      <a:ext cx="3558540" cy="2619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E9C395" w14:textId="65C1D160" w:rsidR="006D7B3A" w:rsidRDefault="006D7B3A"/>
    <w:p w14:paraId="5A6F1C4B" w14:textId="77777777" w:rsidR="0094021A" w:rsidRDefault="0094021A">
      <w:pPr>
        <w:rPr>
          <w:rFonts w:ascii="Times New Roman" w:hAnsi="Times New Roman" w:cs="Times New Roman"/>
          <w:noProof/>
          <w:lang w:val="en-GB"/>
          <w14:ligatures w14:val="standardContextual"/>
        </w:rPr>
      </w:pPr>
    </w:p>
    <w:p w14:paraId="6F574AA2" w14:textId="5BD36415" w:rsidR="006D7B3A" w:rsidRDefault="006D7B3A"/>
    <w:p w14:paraId="1390ECF0" w14:textId="0BEBBDA6" w:rsidR="006D7B3A" w:rsidRDefault="006D7B3A"/>
    <w:p w14:paraId="23661853" w14:textId="77777777" w:rsidR="006D7B3A" w:rsidRDefault="006D7B3A"/>
    <w:p w14:paraId="4319ECFC" w14:textId="77777777" w:rsidR="006D7B3A" w:rsidRDefault="006D7B3A"/>
    <w:p w14:paraId="67B62D60" w14:textId="77777777" w:rsidR="006D7B3A" w:rsidRDefault="006D7B3A"/>
    <w:p w14:paraId="01034A77" w14:textId="237BC8FF" w:rsidR="006D7B3A" w:rsidRDefault="006D7B3A"/>
    <w:p w14:paraId="6B81409E" w14:textId="763F1E53" w:rsidR="006D7B3A" w:rsidRDefault="006D7B3A"/>
    <w:p w14:paraId="798A709C" w14:textId="73CF3634" w:rsidR="006D7B3A" w:rsidRPr="001212DB" w:rsidRDefault="001212DB" w:rsidP="001212DB">
      <w:pPr>
        <w:pStyle w:val="Heading3"/>
        <w:rPr>
          <w:rFonts w:ascii="Times New Roman" w:hAnsi="Times New Roman" w:cs="Times New Roman"/>
          <w:i/>
          <w:iCs/>
          <w:color w:val="000000" w:themeColor="text1"/>
        </w:rPr>
      </w:pPr>
      <w:bookmarkStart w:id="55" w:name="_Toc244469547"/>
      <w:r w:rsidRPr="001212DB">
        <w:rPr>
          <w:rFonts w:ascii="Times New Roman" w:hAnsi="Times New Roman" w:cs="Times New Roman"/>
          <w:i/>
          <w:iCs/>
          <w:color w:val="000000" w:themeColor="text1"/>
        </w:rPr>
        <w:t>Binomial Distribution</w:t>
      </w:r>
      <w:bookmarkEnd w:id="55"/>
    </w:p>
    <w:p w14:paraId="3E3F376B" w14:textId="77777777" w:rsidR="001212DB" w:rsidRDefault="001212DB" w:rsidP="00333F78"/>
    <w:p w14:paraId="28F1DEC7" w14:textId="25F83613" w:rsidR="00333F78" w:rsidRPr="00333F78" w:rsidRDefault="00333F78" w:rsidP="00333F78">
      <w:pPr>
        <w:rPr>
          <w:rFonts w:ascii="Times New Roman" w:hAnsi="Times New Roman" w:cs="Times New Roman"/>
        </w:rPr>
      </w:pPr>
      <w:r w:rsidRPr="00333F78">
        <w:rPr>
          <w:rFonts w:ascii="Times New Roman" w:hAnsi="Times New Roman" w:cs="Times New Roman"/>
        </w:rPr>
        <w:t>After compiling the information from the available data, a binomial distribution analysis will be conducted. To begin with, we will investigate the following question: “What is the probability that at least 50 out of every 100 bicycle rentals selected at random during Season 3 occurred in July or August?”</w:t>
      </w:r>
    </w:p>
    <w:p w14:paraId="2688FA0F" w14:textId="3EF5C685" w:rsidR="006D7B3A" w:rsidRDefault="00333F78" w:rsidP="00333F78">
      <w:pPr>
        <w:rPr>
          <w:rFonts w:ascii="Times New Roman" w:hAnsi="Times New Roman" w:cs="Times New Roman"/>
        </w:rPr>
      </w:pPr>
      <w:r w:rsidRPr="00333F78">
        <w:rPr>
          <w:rFonts w:ascii="Times New Roman" w:hAnsi="Times New Roman" w:cs="Times New Roman"/>
        </w:rPr>
        <w:t xml:space="preserve">This question allows us to </w:t>
      </w:r>
      <w:proofErr w:type="spellStart"/>
      <w:r w:rsidRPr="00333F78">
        <w:rPr>
          <w:rFonts w:ascii="Times New Roman" w:hAnsi="Times New Roman" w:cs="Times New Roman"/>
        </w:rPr>
        <w:t>analyze</w:t>
      </w:r>
      <w:proofErr w:type="spellEnd"/>
      <w:r w:rsidRPr="00333F78">
        <w:rPr>
          <w:rFonts w:ascii="Times New Roman" w:hAnsi="Times New Roman" w:cs="Times New Roman"/>
        </w:rPr>
        <w:t xml:space="preserve"> the proportion of rentals concentrated in July and August, which is particularly interesting from a business perspective, as these months represent a period of high demand for bicycle rentals</w:t>
      </w:r>
      <w:r w:rsidR="00CE72C6">
        <w:rPr>
          <w:rFonts w:ascii="Times New Roman" w:hAnsi="Times New Roman" w:cs="Times New Roman"/>
        </w:rPr>
        <w:t xml:space="preserve">, </w:t>
      </w:r>
      <w:r w:rsidR="00CE72C6" w:rsidRPr="00CE72C6">
        <w:rPr>
          <w:rFonts w:ascii="Times New Roman" w:hAnsi="Times New Roman" w:cs="Times New Roman"/>
        </w:rPr>
        <w:t>Using Python, we will calculate the probability of success (p) and then apply this value to the Binomial Distribution model.</w:t>
      </w:r>
    </w:p>
    <w:p w14:paraId="0BE4B65D" w14:textId="74692DE8" w:rsidR="00CE72C6" w:rsidRDefault="00120D64" w:rsidP="00333F78">
      <w:pPr>
        <w:rPr>
          <w:rFonts w:ascii="Times New Roman" w:hAnsi="Times New Roman" w:cs="Times New Roman"/>
        </w:rPr>
      </w:pPr>
      <w:r>
        <w:rPr>
          <w:rFonts w:ascii="Times New Roman" w:hAnsi="Times New Roman" w:cs="Times New Roman"/>
          <w:noProof/>
          <w:lang w:val="en-GB"/>
          <w14:ligatures w14:val="standardContextual"/>
        </w:rPr>
        <w:drawing>
          <wp:anchor distT="0" distB="0" distL="114300" distR="114300" simplePos="0" relativeHeight="251658250" behindDoc="0" locked="0" layoutInCell="1" allowOverlap="1" wp14:anchorId="23BB0CC4" wp14:editId="02131D0A">
            <wp:simplePos x="0" y="0"/>
            <wp:positionH relativeFrom="margin">
              <wp:align>center</wp:align>
            </wp:positionH>
            <wp:positionV relativeFrom="paragraph">
              <wp:posOffset>13970</wp:posOffset>
            </wp:positionV>
            <wp:extent cx="3040380" cy="2302510"/>
            <wp:effectExtent l="0" t="0" r="7620" b="2540"/>
            <wp:wrapThrough wrapText="bothSides">
              <wp:wrapPolygon edited="0">
                <wp:start x="0" y="0"/>
                <wp:lineTo x="0" y="21445"/>
                <wp:lineTo x="21519" y="21445"/>
                <wp:lineTo x="21519" y="0"/>
                <wp:lineTo x="0" y="0"/>
              </wp:wrapPolygon>
            </wp:wrapThrough>
            <wp:docPr id="4270560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6034" name="Picture 427056034"/>
                    <pic:cNvPicPr/>
                  </pic:nvPicPr>
                  <pic:blipFill rotWithShape="1">
                    <a:blip r:embed="rId16">
                      <a:extLst>
                        <a:ext uri="{28A0092B-C50C-407E-A947-70E740481C1C}">
                          <a14:useLocalDpi xmlns:a14="http://schemas.microsoft.com/office/drawing/2010/main" val="0"/>
                        </a:ext>
                      </a:extLst>
                    </a:blip>
                    <a:srcRect l="19332" t="37981" r="56821" b="28022"/>
                    <a:stretch>
                      <a:fillRect/>
                    </a:stretch>
                  </pic:blipFill>
                  <pic:spPr bwMode="auto">
                    <a:xfrm>
                      <a:off x="0" y="0"/>
                      <a:ext cx="3040380" cy="2302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D4043A" w14:textId="4F682924" w:rsidR="00120D64" w:rsidRDefault="00120D64" w:rsidP="00333F78">
      <w:pPr>
        <w:rPr>
          <w:rFonts w:ascii="Times New Roman" w:hAnsi="Times New Roman" w:cs="Times New Roman"/>
          <w:noProof/>
          <w:lang w:val="en-GB"/>
          <w14:ligatures w14:val="standardContextual"/>
        </w:rPr>
      </w:pPr>
    </w:p>
    <w:p w14:paraId="697BA3C3" w14:textId="0C3B0DF6" w:rsidR="00120D64" w:rsidRDefault="00120D64" w:rsidP="00333F78">
      <w:pPr>
        <w:rPr>
          <w:rFonts w:ascii="Times New Roman" w:hAnsi="Times New Roman" w:cs="Times New Roman"/>
          <w:noProof/>
          <w:lang w:val="en-GB"/>
          <w14:ligatures w14:val="standardContextual"/>
        </w:rPr>
      </w:pPr>
    </w:p>
    <w:p w14:paraId="76504040" w14:textId="77777777" w:rsidR="00120D64" w:rsidRDefault="00120D64" w:rsidP="00333F78">
      <w:pPr>
        <w:rPr>
          <w:rFonts w:ascii="Times New Roman" w:hAnsi="Times New Roman" w:cs="Times New Roman"/>
          <w:noProof/>
          <w:lang w:val="en-GB"/>
          <w14:ligatures w14:val="standardContextual"/>
        </w:rPr>
      </w:pPr>
    </w:p>
    <w:p w14:paraId="31EDE43B" w14:textId="1379FAED" w:rsidR="00120D64" w:rsidRDefault="00120D64" w:rsidP="00333F78">
      <w:pPr>
        <w:rPr>
          <w:rFonts w:ascii="Times New Roman" w:hAnsi="Times New Roman" w:cs="Times New Roman"/>
          <w:noProof/>
          <w:lang w:val="en-GB"/>
          <w14:ligatures w14:val="standardContextual"/>
        </w:rPr>
      </w:pPr>
    </w:p>
    <w:p w14:paraId="181EC55A" w14:textId="5AB36326" w:rsidR="00120D64" w:rsidRDefault="00120D64" w:rsidP="00333F78">
      <w:pPr>
        <w:rPr>
          <w:rFonts w:ascii="Times New Roman" w:hAnsi="Times New Roman" w:cs="Times New Roman"/>
          <w:noProof/>
          <w:lang w:val="en-GB"/>
          <w14:ligatures w14:val="standardContextual"/>
        </w:rPr>
      </w:pPr>
    </w:p>
    <w:p w14:paraId="78E34B91" w14:textId="5DB2A1E2" w:rsidR="00120D64" w:rsidRDefault="00120D64" w:rsidP="00333F78">
      <w:pPr>
        <w:rPr>
          <w:rFonts w:ascii="Times New Roman" w:hAnsi="Times New Roman" w:cs="Times New Roman"/>
          <w:noProof/>
          <w:lang w:val="en-GB"/>
          <w14:ligatures w14:val="standardContextual"/>
        </w:rPr>
      </w:pPr>
    </w:p>
    <w:p w14:paraId="4CA479D4" w14:textId="3584B96D" w:rsidR="00120D64" w:rsidRDefault="00120D64" w:rsidP="00333F78">
      <w:pPr>
        <w:rPr>
          <w:rFonts w:ascii="Times New Roman" w:hAnsi="Times New Roman" w:cs="Times New Roman"/>
          <w:noProof/>
          <w:lang w:val="en-GB"/>
          <w14:ligatures w14:val="standardContextual"/>
        </w:rPr>
      </w:pPr>
    </w:p>
    <w:p w14:paraId="7D0C962E" w14:textId="181E86F7" w:rsidR="00120D64" w:rsidRDefault="00120D64" w:rsidP="00333F78">
      <w:pPr>
        <w:rPr>
          <w:rFonts w:ascii="Times New Roman" w:hAnsi="Times New Roman" w:cs="Times New Roman"/>
          <w:noProof/>
          <w:lang w:val="en-GB"/>
          <w14:ligatures w14:val="standardContextual"/>
        </w:rPr>
      </w:pPr>
    </w:p>
    <w:p w14:paraId="2F782D40" w14:textId="1F336857" w:rsidR="00120D64" w:rsidRDefault="00A41A23" w:rsidP="00333F78">
      <w:pPr>
        <w:rPr>
          <w:rFonts w:ascii="Times New Roman" w:hAnsi="Times New Roman" w:cs="Times New Roman"/>
          <w:noProof/>
          <w:lang w:val="en-GB"/>
          <w14:ligatures w14:val="standardContextual"/>
        </w:rPr>
      </w:pPr>
      <w:r w:rsidRPr="00A41A23">
        <w:rPr>
          <w:rFonts w:ascii="Times New Roman" w:hAnsi="Times New Roman" w:cs="Times New Roman"/>
          <w:noProof/>
          <w:lang w:val="en-GB"/>
          <w14:ligatures w14:val="standardContextual"/>
        </w:rPr>
        <w:t>This means that approximately 65.60% of the rentals recorded during Season 3 took place in July or August.</w:t>
      </w:r>
    </w:p>
    <w:p w14:paraId="07881FB2" w14:textId="108F69EF" w:rsidR="007A65C6" w:rsidRDefault="0054412B" w:rsidP="00333F78">
      <w:pPr>
        <w:rPr>
          <w:rFonts w:ascii="Times New Roman" w:hAnsi="Times New Roman" w:cs="Times New Roman"/>
          <w:noProof/>
          <w14:ligatures w14:val="standardContextual"/>
        </w:rPr>
      </w:pPr>
      <w:r w:rsidRPr="0054412B">
        <w:rPr>
          <w:rFonts w:ascii="Times New Roman" w:hAnsi="Times New Roman" w:cs="Times New Roman"/>
          <w:noProof/>
          <w14:ligatures w14:val="standardContextual"/>
        </w:rPr>
        <w:t>The Binomial Distribution will now be calculated and represented graphically using Python.</w:t>
      </w:r>
    </w:p>
    <w:p w14:paraId="584CCB9B" w14:textId="77777777" w:rsidR="0094021A" w:rsidRDefault="0094021A" w:rsidP="00333F78">
      <w:pPr>
        <w:rPr>
          <w:rFonts w:ascii="Times New Roman" w:hAnsi="Times New Roman" w:cs="Times New Roman"/>
          <w:noProof/>
          <w14:ligatures w14:val="standardContextual"/>
        </w:rPr>
      </w:pPr>
    </w:p>
    <w:p w14:paraId="4CC070F1" w14:textId="61A03C9F" w:rsidR="0094021A" w:rsidRDefault="0094021A" w:rsidP="00333F78">
      <w:pPr>
        <w:rPr>
          <w:rFonts w:ascii="Times New Roman" w:hAnsi="Times New Roman" w:cs="Times New Roman"/>
          <w:noProof/>
          <w:lang w:val="en-GB"/>
          <w14:ligatures w14:val="standardContextual"/>
        </w:rPr>
      </w:pPr>
    </w:p>
    <w:p w14:paraId="3EDEBBA2" w14:textId="77777777" w:rsidR="00E16466" w:rsidRDefault="00E16466" w:rsidP="00333F78">
      <w:pPr>
        <w:rPr>
          <w:rFonts w:ascii="Times New Roman" w:hAnsi="Times New Roman" w:cs="Times New Roman"/>
          <w:noProof/>
          <w:lang w:val="en-GB"/>
          <w14:ligatures w14:val="standardContextual"/>
        </w:rPr>
      </w:pPr>
    </w:p>
    <w:p w14:paraId="66D4DBB7" w14:textId="5C0FCD29" w:rsidR="006F64C8" w:rsidRDefault="006F64C8" w:rsidP="00333F78">
      <w:pPr>
        <w:rPr>
          <w:rFonts w:ascii="Times New Roman" w:hAnsi="Times New Roman" w:cs="Times New Roman"/>
          <w:noProof/>
          <w:lang w:val="en-GB"/>
          <w14:ligatures w14:val="standardContextual"/>
        </w:rPr>
      </w:pPr>
    </w:p>
    <w:p w14:paraId="4EDEADAC" w14:textId="77777777" w:rsidR="006F64C8" w:rsidRDefault="0094021A" w:rsidP="006F64C8">
      <w:pPr>
        <w:rPr>
          <w:rFonts w:ascii="Times New Roman" w:hAnsi="Times New Roman" w:cs="Times New Roman"/>
          <w:noProof/>
          <w:lang w:val="en-GB"/>
          <w14:ligatures w14:val="standardContextual"/>
        </w:rPr>
      </w:pPr>
      <w:r>
        <w:rPr>
          <w:rFonts w:ascii="Times New Roman" w:hAnsi="Times New Roman" w:cs="Times New Roman"/>
          <w:noProof/>
          <w:lang w:val="en-GB"/>
          <w14:ligatures w14:val="standardContextual"/>
        </w:rPr>
        <w:drawing>
          <wp:anchor distT="0" distB="0" distL="114300" distR="114300" simplePos="0" relativeHeight="251658251" behindDoc="0" locked="0" layoutInCell="1" allowOverlap="1" wp14:anchorId="4765EA45" wp14:editId="5253154C">
            <wp:simplePos x="0" y="0"/>
            <wp:positionH relativeFrom="margin">
              <wp:align>center</wp:align>
            </wp:positionH>
            <wp:positionV relativeFrom="paragraph">
              <wp:posOffset>0</wp:posOffset>
            </wp:positionV>
            <wp:extent cx="4971878" cy="4358640"/>
            <wp:effectExtent l="0" t="0" r="635" b="3810"/>
            <wp:wrapThrough wrapText="bothSides">
              <wp:wrapPolygon edited="0">
                <wp:start x="0" y="0"/>
                <wp:lineTo x="0" y="21524"/>
                <wp:lineTo x="21520" y="21524"/>
                <wp:lineTo x="21520" y="0"/>
                <wp:lineTo x="0" y="0"/>
              </wp:wrapPolygon>
            </wp:wrapThrough>
            <wp:docPr id="20549913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1389" name="Picture 2054991389"/>
                    <pic:cNvPicPr/>
                  </pic:nvPicPr>
                  <pic:blipFill rotWithShape="1">
                    <a:blip r:embed="rId17">
                      <a:extLst>
                        <a:ext uri="{28A0092B-C50C-407E-A947-70E740481C1C}">
                          <a14:useLocalDpi xmlns:a14="http://schemas.microsoft.com/office/drawing/2010/main" val="0"/>
                        </a:ext>
                      </a:extLst>
                    </a:blip>
                    <a:srcRect l="22578" t="23373" r="32832" b="3055"/>
                    <a:stretch>
                      <a:fillRect/>
                    </a:stretch>
                  </pic:blipFill>
                  <pic:spPr bwMode="auto">
                    <a:xfrm>
                      <a:off x="0" y="0"/>
                      <a:ext cx="4971878" cy="435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5DB77B" w14:textId="1A7291E7" w:rsidR="006F64C8" w:rsidRPr="006F64C8" w:rsidRDefault="006F64C8" w:rsidP="006F64C8">
      <w:pPr>
        <w:rPr>
          <w:rFonts w:ascii="Times New Roman" w:hAnsi="Times New Roman" w:cs="Times New Roman"/>
          <w:noProof/>
          <w:lang w:val="en-GB"/>
          <w14:ligatures w14:val="standardContextual"/>
        </w:rPr>
      </w:pPr>
      <w:r w:rsidRPr="006F64C8">
        <w:rPr>
          <w:rFonts w:ascii="Times New Roman" w:hAnsi="Times New Roman" w:cs="Times New Roman"/>
        </w:rPr>
        <w:t>According to the graph, the highest concentration of probabilities is observed around 66 correct answers.</w:t>
      </w:r>
    </w:p>
    <w:p w14:paraId="107050AA" w14:textId="1D203F9A" w:rsidR="00CA0B8E" w:rsidRDefault="006F64C8" w:rsidP="006F64C8">
      <w:pPr>
        <w:rPr>
          <w:rFonts w:ascii="Times New Roman" w:hAnsi="Times New Roman" w:cs="Times New Roman"/>
        </w:rPr>
      </w:pPr>
      <w:r w:rsidRPr="006F64C8">
        <w:rPr>
          <w:rFonts w:ascii="Times New Roman" w:hAnsi="Times New Roman" w:cs="Times New Roman"/>
        </w:rPr>
        <w:t>The distribution is roughly symmetrical, and the probabilities decrease as the number of correct answers deviates from the expected value.</w:t>
      </w:r>
    </w:p>
    <w:p w14:paraId="0892D14F" w14:textId="77777777" w:rsidR="00EC1029" w:rsidRDefault="00EC1029" w:rsidP="00F55E90">
      <w:pPr>
        <w:rPr>
          <w:rFonts w:ascii="Times New Roman" w:hAnsi="Times New Roman" w:cs="Times New Roman"/>
        </w:rPr>
      </w:pPr>
    </w:p>
    <w:p w14:paraId="241001EA" w14:textId="0DFE1C2A" w:rsidR="00EC1029" w:rsidRPr="00EC1029" w:rsidRDefault="00EC1029" w:rsidP="00EC1029">
      <w:pPr>
        <w:pStyle w:val="Heading3"/>
        <w:rPr>
          <w:rFonts w:ascii="Times New Roman" w:hAnsi="Times New Roman" w:cs="Times New Roman"/>
          <w:i/>
          <w:iCs/>
          <w:color w:val="000000" w:themeColor="text1"/>
        </w:rPr>
      </w:pPr>
      <w:bookmarkStart w:id="56" w:name="_Toc244469548"/>
      <w:r w:rsidRPr="00EC1029">
        <w:rPr>
          <w:rFonts w:ascii="Times New Roman" w:hAnsi="Times New Roman" w:cs="Times New Roman"/>
          <w:i/>
          <w:iCs/>
          <w:color w:val="000000" w:themeColor="text1"/>
        </w:rPr>
        <w:t>Poisson Distribution</w:t>
      </w:r>
      <w:bookmarkEnd w:id="56"/>
    </w:p>
    <w:p w14:paraId="1880F23D" w14:textId="77777777" w:rsidR="001212DB" w:rsidRDefault="001212DB" w:rsidP="00F55E90">
      <w:pPr>
        <w:rPr>
          <w:rFonts w:ascii="Times New Roman" w:hAnsi="Times New Roman" w:cs="Times New Roman"/>
          <w:lang w:val="en-GB"/>
        </w:rPr>
      </w:pPr>
    </w:p>
    <w:p w14:paraId="51550FB6" w14:textId="2DE72B9D" w:rsidR="00F55E90" w:rsidRPr="00F55E90" w:rsidRDefault="00F55E90" w:rsidP="00F55E90">
      <w:pPr>
        <w:rPr>
          <w:rFonts w:ascii="Times New Roman" w:hAnsi="Times New Roman" w:cs="Times New Roman"/>
          <w:lang w:val="en-GB"/>
        </w:rPr>
      </w:pPr>
      <w:r w:rsidRPr="00F55E90">
        <w:rPr>
          <w:rFonts w:ascii="Times New Roman" w:hAnsi="Times New Roman" w:cs="Times New Roman"/>
          <w:lang w:val="en-GB"/>
        </w:rPr>
        <w:t>The Poisson Distribution will be used to investigate the following question: "What is the probability of having fewer than 36 bicycle rentals during a randomly selected hour between 12:00 a.m. and 6:00 a.m. in Season 3?"</w:t>
      </w:r>
    </w:p>
    <w:p w14:paraId="241164DB" w14:textId="301CD678" w:rsidR="00020415" w:rsidRDefault="00F55E90" w:rsidP="00F55E90">
      <w:pPr>
        <w:rPr>
          <w:rFonts w:ascii="Times New Roman" w:hAnsi="Times New Roman" w:cs="Times New Roman"/>
          <w:lang w:val="en-GB"/>
        </w:rPr>
      </w:pPr>
      <w:r w:rsidRPr="00F55E90">
        <w:rPr>
          <w:rFonts w:ascii="Times New Roman" w:hAnsi="Times New Roman" w:cs="Times New Roman"/>
          <w:lang w:val="en-GB"/>
        </w:rPr>
        <w:t>The aim is to identify periods of lower rental activity to help operators plan bicycle maintenance and allocate resources more efficiently. To do this, we will calculate the total and average number of rentals for each hour in Season 3.</w:t>
      </w:r>
    </w:p>
    <w:p w14:paraId="70183708" w14:textId="77777777" w:rsidR="00E16466" w:rsidRDefault="00E16466" w:rsidP="00F55E90">
      <w:pPr>
        <w:rPr>
          <w:rFonts w:ascii="Times New Roman" w:hAnsi="Times New Roman" w:cs="Times New Roman"/>
          <w:lang w:val="en-GB"/>
        </w:rPr>
      </w:pPr>
    </w:p>
    <w:p w14:paraId="73A9A51C" w14:textId="656FF162" w:rsidR="00E16466" w:rsidRPr="00F55E90" w:rsidRDefault="00E16466" w:rsidP="00F55E90">
      <w:pPr>
        <w:rPr>
          <w:rFonts w:ascii="Times New Roman" w:hAnsi="Times New Roman" w:cs="Times New Roman"/>
          <w:lang w:val="en-GB"/>
        </w:rPr>
      </w:pPr>
    </w:p>
    <w:p w14:paraId="69637440" w14:textId="77777777" w:rsidR="001212DB" w:rsidRDefault="00CA0B8E">
      <w:r>
        <w:lastRenderedPageBreak/>
        <w:br w:type="page"/>
      </w:r>
      <w:r w:rsidR="00E16466">
        <w:rPr>
          <w:rFonts w:ascii="Times New Roman" w:hAnsi="Times New Roman" w:cs="Times New Roman"/>
          <w:noProof/>
          <w:lang w:val="en-GB"/>
          <w14:ligatures w14:val="standardContextual"/>
        </w:rPr>
        <w:drawing>
          <wp:anchor distT="0" distB="0" distL="114300" distR="114300" simplePos="0" relativeHeight="251658252" behindDoc="0" locked="0" layoutInCell="1" allowOverlap="1" wp14:anchorId="3B87D447" wp14:editId="49DD1E35">
            <wp:simplePos x="0" y="0"/>
            <wp:positionH relativeFrom="margin">
              <wp:align>left</wp:align>
            </wp:positionH>
            <wp:positionV relativeFrom="paragraph">
              <wp:posOffset>137</wp:posOffset>
            </wp:positionV>
            <wp:extent cx="2659380" cy="3188198"/>
            <wp:effectExtent l="0" t="0" r="7620" b="0"/>
            <wp:wrapThrough wrapText="bothSides">
              <wp:wrapPolygon edited="0">
                <wp:start x="0" y="0"/>
                <wp:lineTo x="0" y="21428"/>
                <wp:lineTo x="21507" y="21428"/>
                <wp:lineTo x="21507" y="0"/>
                <wp:lineTo x="0" y="0"/>
              </wp:wrapPolygon>
            </wp:wrapThrough>
            <wp:docPr id="2851081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8182" name="Picture 285108182"/>
                    <pic:cNvPicPr/>
                  </pic:nvPicPr>
                  <pic:blipFill rotWithShape="1">
                    <a:blip r:embed="rId18">
                      <a:extLst>
                        <a:ext uri="{28A0092B-C50C-407E-A947-70E740481C1C}">
                          <a14:useLocalDpi xmlns:a14="http://schemas.microsoft.com/office/drawing/2010/main" val="0"/>
                        </a:ext>
                      </a:extLst>
                    </a:blip>
                    <a:srcRect l="22436" t="32669" r="51317" b="11554"/>
                    <a:stretch>
                      <a:fillRect/>
                    </a:stretch>
                  </pic:blipFill>
                  <pic:spPr bwMode="auto">
                    <a:xfrm>
                      <a:off x="0" y="0"/>
                      <a:ext cx="2659380" cy="318819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6466">
        <w:rPr>
          <w:rFonts w:ascii="Times New Roman" w:hAnsi="Times New Roman" w:cs="Times New Roman"/>
          <w:noProof/>
          <w:lang w:val="en-GB"/>
          <w14:ligatures w14:val="standardContextual"/>
        </w:rPr>
        <w:drawing>
          <wp:anchor distT="0" distB="0" distL="114300" distR="114300" simplePos="0" relativeHeight="251658253" behindDoc="0" locked="0" layoutInCell="1" allowOverlap="1" wp14:anchorId="04AEE065" wp14:editId="351FF14A">
            <wp:simplePos x="0" y="0"/>
            <wp:positionH relativeFrom="margin">
              <wp:align>right</wp:align>
            </wp:positionH>
            <wp:positionV relativeFrom="paragraph">
              <wp:posOffset>635</wp:posOffset>
            </wp:positionV>
            <wp:extent cx="2668270" cy="3185160"/>
            <wp:effectExtent l="0" t="0" r="0" b="0"/>
            <wp:wrapThrough wrapText="bothSides">
              <wp:wrapPolygon edited="0">
                <wp:start x="0" y="0"/>
                <wp:lineTo x="0" y="21445"/>
                <wp:lineTo x="21436" y="21445"/>
                <wp:lineTo x="21436" y="0"/>
                <wp:lineTo x="0" y="0"/>
              </wp:wrapPolygon>
            </wp:wrapThrough>
            <wp:docPr id="4402338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3808" name="Picture 440233808"/>
                    <pic:cNvPicPr/>
                  </pic:nvPicPr>
                  <pic:blipFill rotWithShape="1">
                    <a:blip r:embed="rId19">
                      <a:extLst>
                        <a:ext uri="{28A0092B-C50C-407E-A947-70E740481C1C}">
                          <a14:useLocalDpi xmlns:a14="http://schemas.microsoft.com/office/drawing/2010/main" val="0"/>
                        </a:ext>
                      </a:extLst>
                    </a:blip>
                    <a:srcRect l="24751" t="32670" r="50894" b="12616"/>
                    <a:stretch>
                      <a:fillRect/>
                    </a:stretch>
                  </pic:blipFill>
                  <pic:spPr bwMode="auto">
                    <a:xfrm>
                      <a:off x="0" y="0"/>
                      <a:ext cx="2668270" cy="3185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657D9B" w14:textId="315A1EFC" w:rsidR="004F6433" w:rsidRPr="001212DB" w:rsidRDefault="001A4EDE">
      <w:r w:rsidRPr="001A4EDE">
        <w:rPr>
          <w:rFonts w:ascii="Times New Roman" w:hAnsi="Times New Roman" w:cs="Times New Roman"/>
        </w:rPr>
        <w:lastRenderedPageBreak/>
        <w:t>Now that we have the information on the hours used, we will calculate the lambda value.</w:t>
      </w:r>
    </w:p>
    <w:p w14:paraId="54FB47E7" w14:textId="6188F83D" w:rsidR="00884884" w:rsidRDefault="00884884">
      <w:pPr>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58254" behindDoc="0" locked="0" layoutInCell="1" allowOverlap="1" wp14:anchorId="1608950D" wp14:editId="1B3F1B35">
            <wp:simplePos x="0" y="0"/>
            <wp:positionH relativeFrom="margin">
              <wp:align>center</wp:align>
            </wp:positionH>
            <wp:positionV relativeFrom="paragraph">
              <wp:posOffset>114935</wp:posOffset>
            </wp:positionV>
            <wp:extent cx="4103370" cy="1325880"/>
            <wp:effectExtent l="0" t="0" r="0" b="7620"/>
            <wp:wrapThrough wrapText="bothSides">
              <wp:wrapPolygon edited="0">
                <wp:start x="0" y="0"/>
                <wp:lineTo x="0" y="21414"/>
                <wp:lineTo x="21460" y="21414"/>
                <wp:lineTo x="21460" y="0"/>
                <wp:lineTo x="0" y="0"/>
              </wp:wrapPolygon>
            </wp:wrapThrough>
            <wp:docPr id="16405923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92312" name="Picture 1640592312"/>
                    <pic:cNvPicPr/>
                  </pic:nvPicPr>
                  <pic:blipFill rotWithShape="1">
                    <a:blip r:embed="rId20">
                      <a:extLst>
                        <a:ext uri="{28A0092B-C50C-407E-A947-70E740481C1C}">
                          <a14:useLocalDpi xmlns:a14="http://schemas.microsoft.com/office/drawing/2010/main" val="0"/>
                        </a:ext>
                      </a:extLst>
                    </a:blip>
                    <a:srcRect l="22719" t="41966" r="49765" b="41301"/>
                    <a:stretch>
                      <a:fillRect/>
                    </a:stretch>
                  </pic:blipFill>
                  <pic:spPr bwMode="auto">
                    <a:xfrm>
                      <a:off x="0" y="0"/>
                      <a:ext cx="4103370" cy="1325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868EB0" w14:textId="74790281" w:rsidR="00884884" w:rsidRDefault="00884884">
      <w:pPr>
        <w:rPr>
          <w:rFonts w:ascii="Times New Roman" w:hAnsi="Times New Roman" w:cs="Times New Roman"/>
          <w:noProof/>
          <w14:ligatures w14:val="standardContextual"/>
        </w:rPr>
      </w:pPr>
    </w:p>
    <w:p w14:paraId="7607FDEC" w14:textId="32F44F0A" w:rsidR="00884884" w:rsidRDefault="00884884">
      <w:pPr>
        <w:rPr>
          <w:rFonts w:ascii="Times New Roman" w:hAnsi="Times New Roman" w:cs="Times New Roman"/>
        </w:rPr>
      </w:pPr>
    </w:p>
    <w:p w14:paraId="2489A6F1" w14:textId="77777777" w:rsidR="00884884" w:rsidRDefault="00884884">
      <w:pPr>
        <w:rPr>
          <w:rFonts w:ascii="Times New Roman" w:hAnsi="Times New Roman" w:cs="Times New Roman"/>
        </w:rPr>
      </w:pPr>
    </w:p>
    <w:p w14:paraId="499543CB" w14:textId="77777777" w:rsidR="00884884" w:rsidRDefault="00884884">
      <w:pPr>
        <w:rPr>
          <w:rFonts w:ascii="Times New Roman" w:hAnsi="Times New Roman" w:cs="Times New Roman"/>
        </w:rPr>
      </w:pPr>
    </w:p>
    <w:p w14:paraId="29E88C8A" w14:textId="77777777" w:rsidR="00D31E69" w:rsidRDefault="00D31E69">
      <w:pPr>
        <w:rPr>
          <w:rFonts w:ascii="Times New Roman" w:hAnsi="Times New Roman" w:cs="Times New Roman"/>
        </w:rPr>
      </w:pPr>
    </w:p>
    <w:p w14:paraId="00F1A7F5" w14:textId="5992CA7B" w:rsidR="00884884" w:rsidRDefault="00A8189E">
      <w:pPr>
        <w:rPr>
          <w:rFonts w:ascii="Times New Roman" w:hAnsi="Times New Roman" w:cs="Times New Roman"/>
        </w:rPr>
      </w:pPr>
      <w:r>
        <w:rPr>
          <w:rFonts w:ascii="Times New Roman" w:hAnsi="Times New Roman" w:cs="Times New Roman"/>
          <w:noProof/>
          <w14:ligatures w14:val="standardContextual"/>
        </w:rPr>
        <w:drawing>
          <wp:anchor distT="0" distB="0" distL="114300" distR="114300" simplePos="0" relativeHeight="251658255" behindDoc="0" locked="0" layoutInCell="1" allowOverlap="1" wp14:anchorId="075C7B5B" wp14:editId="6F6EBB61">
            <wp:simplePos x="0" y="0"/>
            <wp:positionH relativeFrom="margin">
              <wp:align>center</wp:align>
            </wp:positionH>
            <wp:positionV relativeFrom="paragraph">
              <wp:posOffset>423545</wp:posOffset>
            </wp:positionV>
            <wp:extent cx="4993640" cy="2811780"/>
            <wp:effectExtent l="0" t="0" r="0" b="7620"/>
            <wp:wrapThrough wrapText="bothSides">
              <wp:wrapPolygon edited="0">
                <wp:start x="0" y="0"/>
                <wp:lineTo x="0" y="21512"/>
                <wp:lineTo x="21507" y="21512"/>
                <wp:lineTo x="21507" y="0"/>
                <wp:lineTo x="0" y="0"/>
              </wp:wrapPolygon>
            </wp:wrapThrough>
            <wp:docPr id="8695698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9873" name="Picture 869569873"/>
                    <pic:cNvPicPr/>
                  </pic:nvPicPr>
                  <pic:blipFill rotWithShape="1">
                    <a:blip r:embed="rId21">
                      <a:extLst>
                        <a:ext uri="{28A0092B-C50C-407E-A947-70E740481C1C}">
                          <a14:useLocalDpi xmlns:a14="http://schemas.microsoft.com/office/drawing/2010/main" val="0"/>
                        </a:ext>
                      </a:extLst>
                    </a:blip>
                    <a:srcRect l="22577" t="26295" r="20273" b="13148"/>
                    <a:stretch>
                      <a:fillRect/>
                    </a:stretch>
                  </pic:blipFill>
                  <pic:spPr bwMode="auto">
                    <a:xfrm>
                      <a:off x="0" y="0"/>
                      <a:ext cx="4993640" cy="2811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F0284" w:rsidRPr="008F0284">
        <w:rPr>
          <w:rFonts w:ascii="Times New Roman" w:hAnsi="Times New Roman" w:cs="Times New Roman"/>
        </w:rPr>
        <w:t>Since Lambda allows you to calculate the Poisson distribution as well as plot it.</w:t>
      </w:r>
    </w:p>
    <w:p w14:paraId="333736D7" w14:textId="77777777" w:rsidR="009867C3" w:rsidRDefault="009867C3" w:rsidP="009867C3">
      <w:pPr>
        <w:rPr>
          <w:rFonts w:ascii="Times New Roman" w:hAnsi="Times New Roman" w:cs="Times New Roman"/>
          <w:lang w:val="en-GB"/>
        </w:rPr>
      </w:pPr>
      <w:r w:rsidRPr="009867C3">
        <w:rPr>
          <w:rFonts w:ascii="Times New Roman" w:hAnsi="Times New Roman" w:cs="Times New Roman"/>
          <w:lang w:val="en-GB"/>
        </w:rPr>
        <w:t>The graph illustrates the Poisson Distribution with a mean (λ) of 42.91 rentals per hour. The highest probabilities are concentrated around 42–43 rentals, which is close to the calculated average. The distribution presents an approximately symmetrical shape, with probabilities decreasing as the number of rentals moves further away from the mean. This indicates that values close to the average are more likely to occur than considerably lower or higher values.</w:t>
      </w:r>
    </w:p>
    <w:p w14:paraId="0F5A64CD" w14:textId="77777777" w:rsidR="001212DB" w:rsidRDefault="001212DB" w:rsidP="001212DB">
      <w:pPr>
        <w:pStyle w:val="Heading3"/>
      </w:pPr>
    </w:p>
    <w:p w14:paraId="203FE85C" w14:textId="036330F9" w:rsidR="0056660A" w:rsidRPr="001212DB" w:rsidRDefault="001212DB" w:rsidP="001212DB">
      <w:pPr>
        <w:pStyle w:val="Heading3"/>
        <w:rPr>
          <w:rFonts w:ascii="Times New Roman" w:hAnsi="Times New Roman" w:cs="Times New Roman"/>
          <w:i/>
          <w:iCs/>
          <w:color w:val="000000" w:themeColor="text1"/>
        </w:rPr>
      </w:pPr>
      <w:bookmarkStart w:id="57" w:name="_Toc244469549"/>
      <w:r w:rsidRPr="001212DB">
        <w:rPr>
          <w:rFonts w:ascii="Times New Roman" w:hAnsi="Times New Roman" w:cs="Times New Roman"/>
          <w:i/>
          <w:iCs/>
          <w:color w:val="000000" w:themeColor="text1"/>
        </w:rPr>
        <w:t>Normal Distribution</w:t>
      </w:r>
      <w:bookmarkEnd w:id="57"/>
    </w:p>
    <w:p w14:paraId="0D987C59" w14:textId="77777777" w:rsidR="001212DB" w:rsidRDefault="001212DB" w:rsidP="0056660A">
      <w:pPr>
        <w:rPr>
          <w:rFonts w:ascii="Times New Roman" w:hAnsi="Times New Roman" w:cs="Times New Roman"/>
          <w:lang w:val="en-GB"/>
        </w:rPr>
      </w:pPr>
    </w:p>
    <w:p w14:paraId="2312ADE9" w14:textId="42D557DC" w:rsidR="0056660A" w:rsidRDefault="0056660A" w:rsidP="0056660A">
      <w:pPr>
        <w:rPr>
          <w:rFonts w:ascii="Times New Roman" w:hAnsi="Times New Roman" w:cs="Times New Roman"/>
          <w:lang w:val="en-GB"/>
        </w:rPr>
      </w:pPr>
      <w:r w:rsidRPr="0056660A">
        <w:rPr>
          <w:rFonts w:ascii="Times New Roman" w:hAnsi="Times New Roman" w:cs="Times New Roman"/>
          <w:lang w:val="en-GB"/>
        </w:rPr>
        <w:t>For the Normal Distribution analysis, the temp variable was selected because it represents a continuous numerical measurement. However, before conducting the analysis, the variable was converted into degrees Celsius, as its original values are normalised.</w:t>
      </w:r>
    </w:p>
    <w:p w14:paraId="52192A4D" w14:textId="6E1E21FA" w:rsidR="002D4A73" w:rsidRDefault="002D4A73" w:rsidP="0056660A">
      <w:pPr>
        <w:rPr>
          <w:rFonts w:ascii="Times New Roman" w:hAnsi="Times New Roman" w:cs="Times New Roman"/>
          <w:noProof/>
          <w:lang w:val="en-GB"/>
          <w14:ligatures w14:val="standardContextual"/>
        </w:rPr>
      </w:pPr>
      <w:r>
        <w:rPr>
          <w:rFonts w:ascii="Times New Roman" w:hAnsi="Times New Roman" w:cs="Times New Roman"/>
          <w:noProof/>
          <w:lang w:val="en-GB"/>
          <w14:ligatures w14:val="standardContextual"/>
        </w:rPr>
        <w:lastRenderedPageBreak/>
        <w:drawing>
          <wp:anchor distT="0" distB="0" distL="114300" distR="114300" simplePos="0" relativeHeight="251658256" behindDoc="0" locked="0" layoutInCell="1" allowOverlap="1" wp14:anchorId="1F4350E6" wp14:editId="150A5E72">
            <wp:simplePos x="0" y="0"/>
            <wp:positionH relativeFrom="margin">
              <wp:align>center</wp:align>
            </wp:positionH>
            <wp:positionV relativeFrom="paragraph">
              <wp:posOffset>50165</wp:posOffset>
            </wp:positionV>
            <wp:extent cx="3343910" cy="2057400"/>
            <wp:effectExtent l="0" t="0" r="8890" b="0"/>
            <wp:wrapThrough wrapText="bothSides">
              <wp:wrapPolygon edited="0">
                <wp:start x="0" y="0"/>
                <wp:lineTo x="0" y="21400"/>
                <wp:lineTo x="21534" y="21400"/>
                <wp:lineTo x="21534" y="0"/>
                <wp:lineTo x="0" y="0"/>
              </wp:wrapPolygon>
            </wp:wrapThrough>
            <wp:docPr id="48078975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789755" name="Picture 480789755"/>
                    <pic:cNvPicPr/>
                  </pic:nvPicPr>
                  <pic:blipFill rotWithShape="1">
                    <a:blip r:embed="rId22">
                      <a:extLst>
                        <a:ext uri="{28A0092B-C50C-407E-A947-70E740481C1C}">
                          <a14:useLocalDpi xmlns:a14="http://schemas.microsoft.com/office/drawing/2010/main" val="0"/>
                        </a:ext>
                      </a:extLst>
                    </a:blip>
                    <a:srcRect l="22719" t="33998" r="56115" b="41493"/>
                    <a:stretch>
                      <a:fillRect/>
                    </a:stretch>
                  </pic:blipFill>
                  <pic:spPr bwMode="auto">
                    <a:xfrm>
                      <a:off x="0" y="0"/>
                      <a:ext cx="3343910" cy="2057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F443EB0" w14:textId="6821A75A" w:rsidR="001212DB" w:rsidRDefault="001212DB" w:rsidP="0056660A">
      <w:pPr>
        <w:rPr>
          <w:rFonts w:ascii="Times New Roman" w:hAnsi="Times New Roman" w:cs="Times New Roman"/>
          <w:lang w:val="en-GB"/>
        </w:rPr>
      </w:pPr>
    </w:p>
    <w:p w14:paraId="301C1A71" w14:textId="55EE4397" w:rsidR="002D4A73" w:rsidRDefault="002D4A73" w:rsidP="0056660A">
      <w:pPr>
        <w:rPr>
          <w:rFonts w:ascii="Times New Roman" w:hAnsi="Times New Roman" w:cs="Times New Roman"/>
          <w:noProof/>
          <w:lang w:val="en-GB"/>
          <w14:ligatures w14:val="standardContextual"/>
        </w:rPr>
      </w:pPr>
    </w:p>
    <w:p w14:paraId="5F657722" w14:textId="2E7BFC90" w:rsidR="001212DB" w:rsidRDefault="001212DB" w:rsidP="0056660A">
      <w:pPr>
        <w:rPr>
          <w:rFonts w:ascii="Times New Roman" w:hAnsi="Times New Roman" w:cs="Times New Roman"/>
          <w:lang w:val="en-GB"/>
        </w:rPr>
      </w:pPr>
    </w:p>
    <w:p w14:paraId="31F7D2F2" w14:textId="77777777" w:rsidR="002D4A73" w:rsidRDefault="002D4A73" w:rsidP="0056660A">
      <w:pPr>
        <w:rPr>
          <w:rFonts w:ascii="Times New Roman" w:hAnsi="Times New Roman" w:cs="Times New Roman"/>
          <w:lang w:val="en-GB"/>
        </w:rPr>
      </w:pPr>
    </w:p>
    <w:p w14:paraId="19FEC5D0" w14:textId="77777777" w:rsidR="002D4A73" w:rsidRDefault="002D4A73" w:rsidP="0056660A">
      <w:pPr>
        <w:rPr>
          <w:rFonts w:ascii="Times New Roman" w:hAnsi="Times New Roman" w:cs="Times New Roman"/>
          <w:lang w:val="en-GB"/>
        </w:rPr>
      </w:pPr>
    </w:p>
    <w:p w14:paraId="7CC7F0CE" w14:textId="77777777" w:rsidR="002D4A73" w:rsidRDefault="002D4A73" w:rsidP="0056660A">
      <w:pPr>
        <w:rPr>
          <w:rFonts w:ascii="Times New Roman" w:hAnsi="Times New Roman" w:cs="Times New Roman"/>
          <w:lang w:val="en-GB"/>
        </w:rPr>
      </w:pPr>
    </w:p>
    <w:p w14:paraId="2091B7D6" w14:textId="77777777" w:rsidR="002D4A73" w:rsidRDefault="002D4A73" w:rsidP="0056660A">
      <w:pPr>
        <w:rPr>
          <w:rFonts w:ascii="Times New Roman" w:hAnsi="Times New Roman" w:cs="Times New Roman"/>
          <w:lang w:val="en-GB"/>
        </w:rPr>
      </w:pPr>
    </w:p>
    <w:p w14:paraId="504E082D" w14:textId="77777777" w:rsidR="002D4A73" w:rsidRDefault="002D4A73" w:rsidP="0056660A">
      <w:pPr>
        <w:rPr>
          <w:rFonts w:ascii="Times New Roman" w:hAnsi="Times New Roman" w:cs="Times New Roman"/>
          <w:lang w:val="en-GB"/>
        </w:rPr>
      </w:pPr>
    </w:p>
    <w:p w14:paraId="3156C2ED" w14:textId="68A416E3" w:rsidR="00AA4F87" w:rsidRPr="00AA4F87" w:rsidRDefault="00AA4F87" w:rsidP="00AA4F87">
      <w:pPr>
        <w:rPr>
          <w:rFonts w:ascii="Times New Roman" w:hAnsi="Times New Roman" w:cs="Times New Roman"/>
          <w:lang w:val="en-GB"/>
        </w:rPr>
      </w:pPr>
      <w:r w:rsidRPr="00AA4F87">
        <w:rPr>
          <w:rFonts w:ascii="Times New Roman" w:hAnsi="Times New Roman" w:cs="Times New Roman"/>
          <w:lang w:val="en-GB"/>
        </w:rPr>
        <w:t>To calculate the Normal Distribution of temperature, we first need to determine its mean and standard deviation. These values will then be used to construct and plot the normal distribution curve.</w:t>
      </w:r>
    </w:p>
    <w:p w14:paraId="415C1E9A" w14:textId="6542E32F" w:rsidR="00FC10DE" w:rsidRDefault="005502D7" w:rsidP="0056660A">
      <w:pPr>
        <w:rPr>
          <w:rFonts w:ascii="Times New Roman" w:hAnsi="Times New Roman" w:cs="Times New Roman"/>
          <w:noProof/>
          <w:lang w:val="en-GB"/>
          <w14:ligatures w14:val="standardContextual"/>
        </w:rPr>
      </w:pPr>
      <w:r>
        <w:rPr>
          <w:rFonts w:ascii="Times New Roman" w:hAnsi="Times New Roman" w:cs="Times New Roman"/>
          <w:noProof/>
          <w:lang w:val="en-GB"/>
          <w14:ligatures w14:val="standardContextual"/>
        </w:rPr>
        <w:drawing>
          <wp:anchor distT="0" distB="0" distL="114300" distR="114300" simplePos="0" relativeHeight="251658257" behindDoc="0" locked="0" layoutInCell="1" allowOverlap="1" wp14:anchorId="4F715308" wp14:editId="52128187">
            <wp:simplePos x="0" y="0"/>
            <wp:positionH relativeFrom="margin">
              <wp:align>center</wp:align>
            </wp:positionH>
            <wp:positionV relativeFrom="paragraph">
              <wp:posOffset>4445</wp:posOffset>
            </wp:positionV>
            <wp:extent cx="3954780" cy="5392882"/>
            <wp:effectExtent l="0" t="0" r="7620" b="0"/>
            <wp:wrapThrough wrapText="bothSides">
              <wp:wrapPolygon edited="0">
                <wp:start x="0" y="0"/>
                <wp:lineTo x="0" y="21519"/>
                <wp:lineTo x="21538" y="21519"/>
                <wp:lineTo x="21538" y="0"/>
                <wp:lineTo x="0" y="0"/>
              </wp:wrapPolygon>
            </wp:wrapThrough>
            <wp:docPr id="16042135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13566" name="Picture 1604213566"/>
                    <pic:cNvPicPr/>
                  </pic:nvPicPr>
                  <pic:blipFill rotWithShape="1">
                    <a:blip r:embed="rId23">
                      <a:extLst>
                        <a:ext uri="{28A0092B-C50C-407E-A947-70E740481C1C}">
                          <a14:useLocalDpi xmlns:a14="http://schemas.microsoft.com/office/drawing/2010/main" val="0"/>
                        </a:ext>
                      </a:extLst>
                    </a:blip>
                    <a:srcRect l="25682" t="23639" r="47930" b="8633"/>
                    <a:stretch>
                      <a:fillRect/>
                    </a:stretch>
                  </pic:blipFill>
                  <pic:spPr bwMode="auto">
                    <a:xfrm>
                      <a:off x="0" y="0"/>
                      <a:ext cx="3954780" cy="53928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5E2FBB" w14:textId="5739F398" w:rsidR="005502D7" w:rsidRDefault="005502D7" w:rsidP="0056660A">
      <w:pPr>
        <w:rPr>
          <w:rFonts w:ascii="Times New Roman" w:hAnsi="Times New Roman" w:cs="Times New Roman"/>
          <w:noProof/>
          <w:lang w:val="en-GB"/>
          <w14:ligatures w14:val="standardContextual"/>
        </w:rPr>
      </w:pPr>
    </w:p>
    <w:p w14:paraId="3C34B855" w14:textId="516B5B2F" w:rsidR="005502D7" w:rsidRDefault="005502D7" w:rsidP="0056660A">
      <w:pPr>
        <w:rPr>
          <w:rFonts w:ascii="Times New Roman" w:hAnsi="Times New Roman" w:cs="Times New Roman"/>
          <w:noProof/>
          <w:lang w:val="en-GB"/>
          <w14:ligatures w14:val="standardContextual"/>
        </w:rPr>
      </w:pPr>
    </w:p>
    <w:p w14:paraId="7DC5C263" w14:textId="41728B77" w:rsidR="002D4A73" w:rsidRDefault="002D4A73" w:rsidP="0056660A">
      <w:pPr>
        <w:rPr>
          <w:rFonts w:ascii="Times New Roman" w:hAnsi="Times New Roman" w:cs="Times New Roman"/>
          <w:lang w:val="en-GB"/>
        </w:rPr>
      </w:pPr>
    </w:p>
    <w:p w14:paraId="7CD52B15" w14:textId="23C1CE2B" w:rsidR="00FC10DE" w:rsidRDefault="00FC10DE" w:rsidP="0056660A">
      <w:pPr>
        <w:rPr>
          <w:rFonts w:ascii="Times New Roman" w:hAnsi="Times New Roman" w:cs="Times New Roman"/>
          <w:noProof/>
          <w:lang w:val="en-GB"/>
          <w14:ligatures w14:val="standardContextual"/>
        </w:rPr>
      </w:pPr>
    </w:p>
    <w:p w14:paraId="1042FA9F" w14:textId="6A83518F" w:rsidR="00AA4F87" w:rsidRPr="0056660A" w:rsidRDefault="00AA4F87" w:rsidP="0056660A">
      <w:pPr>
        <w:rPr>
          <w:rFonts w:ascii="Times New Roman" w:hAnsi="Times New Roman" w:cs="Times New Roman"/>
          <w:lang w:val="en-GB"/>
        </w:rPr>
      </w:pPr>
    </w:p>
    <w:p w14:paraId="08C4050D" w14:textId="32FF6830" w:rsidR="009867C3" w:rsidRPr="009867C3" w:rsidRDefault="009867C3" w:rsidP="009867C3">
      <w:pPr>
        <w:rPr>
          <w:rFonts w:ascii="Times New Roman" w:hAnsi="Times New Roman" w:cs="Times New Roman"/>
          <w:lang w:val="en-GB"/>
        </w:rPr>
      </w:pPr>
    </w:p>
    <w:p w14:paraId="5767FBB7" w14:textId="4271564A" w:rsidR="00D31E69" w:rsidRPr="009867C3" w:rsidRDefault="00D31E69">
      <w:pPr>
        <w:rPr>
          <w:rFonts w:ascii="Times New Roman" w:hAnsi="Times New Roman" w:cs="Times New Roman"/>
          <w:lang w:val="en-GB"/>
        </w:rPr>
      </w:pPr>
    </w:p>
    <w:p w14:paraId="3CCF39A0" w14:textId="1C837EBD" w:rsidR="00A8189E" w:rsidRDefault="00A8189E">
      <w:pPr>
        <w:rPr>
          <w:rFonts w:ascii="Times New Roman" w:hAnsi="Times New Roman" w:cs="Times New Roman"/>
          <w:noProof/>
          <w14:ligatures w14:val="standardContextual"/>
        </w:rPr>
      </w:pPr>
    </w:p>
    <w:p w14:paraId="5639CFEA" w14:textId="1AF45D88" w:rsidR="00D31E69" w:rsidRDefault="00D31E69">
      <w:pPr>
        <w:rPr>
          <w:rFonts w:ascii="Times New Roman" w:hAnsi="Times New Roman" w:cs="Times New Roman"/>
        </w:rPr>
      </w:pPr>
    </w:p>
    <w:p w14:paraId="45D139D0" w14:textId="219A51E7" w:rsidR="008F0284" w:rsidRDefault="008F0284">
      <w:pPr>
        <w:rPr>
          <w:rFonts w:ascii="Times New Roman" w:hAnsi="Times New Roman" w:cs="Times New Roman"/>
        </w:rPr>
      </w:pPr>
    </w:p>
    <w:p w14:paraId="08F6AB77" w14:textId="5B7763C2" w:rsidR="00D31E69" w:rsidRDefault="00D31E69">
      <w:pPr>
        <w:rPr>
          <w:rFonts w:ascii="Times New Roman" w:hAnsi="Times New Roman" w:cs="Times New Roman"/>
          <w:noProof/>
          <w14:ligatures w14:val="standardContextual"/>
        </w:rPr>
      </w:pPr>
    </w:p>
    <w:p w14:paraId="3A040949" w14:textId="07A849F4" w:rsidR="00D31E69" w:rsidRDefault="00D31E69">
      <w:pPr>
        <w:rPr>
          <w:rFonts w:ascii="Times New Roman" w:hAnsi="Times New Roman" w:cs="Times New Roman"/>
        </w:rPr>
      </w:pPr>
    </w:p>
    <w:p w14:paraId="3A1507E3" w14:textId="7DA6F177" w:rsidR="00D31E69" w:rsidRDefault="00D31E69">
      <w:pPr>
        <w:rPr>
          <w:rFonts w:ascii="Times New Roman" w:hAnsi="Times New Roman" w:cs="Times New Roman"/>
        </w:rPr>
      </w:pPr>
      <w:r>
        <w:rPr>
          <w:rFonts w:ascii="Times New Roman" w:hAnsi="Times New Roman" w:cs="Times New Roman"/>
        </w:rPr>
        <w:br w:type="page"/>
      </w:r>
    </w:p>
    <w:p w14:paraId="7B95A7D1" w14:textId="77777777" w:rsidR="008B5F65" w:rsidRPr="008B5F65" w:rsidRDefault="008B5F65" w:rsidP="008B5F65">
      <w:pPr>
        <w:rPr>
          <w:rFonts w:ascii="Times New Roman" w:hAnsi="Times New Roman" w:cs="Times New Roman"/>
          <w:lang w:val="en-GB"/>
        </w:rPr>
      </w:pPr>
      <w:r w:rsidRPr="008B5F65">
        <w:rPr>
          <w:rFonts w:ascii="Times New Roman" w:hAnsi="Times New Roman" w:cs="Times New Roman"/>
          <w:lang w:val="en-GB"/>
        </w:rPr>
        <w:lastRenderedPageBreak/>
        <w:t>Next, the normality of the temperature variable will be assessed using a Q-Q plot and the Empirical Rule.</w:t>
      </w:r>
    </w:p>
    <w:p w14:paraId="48C97221" w14:textId="40D7A0C0" w:rsidR="00D31E69" w:rsidRDefault="0039052A">
      <w:pPr>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658258" behindDoc="0" locked="0" layoutInCell="1" allowOverlap="1" wp14:anchorId="41CA57BF" wp14:editId="52882F8A">
            <wp:simplePos x="0" y="0"/>
            <wp:positionH relativeFrom="margin">
              <wp:align>center</wp:align>
            </wp:positionH>
            <wp:positionV relativeFrom="paragraph">
              <wp:posOffset>7620</wp:posOffset>
            </wp:positionV>
            <wp:extent cx="3360420" cy="4152900"/>
            <wp:effectExtent l="0" t="0" r="0" b="0"/>
            <wp:wrapThrough wrapText="bothSides">
              <wp:wrapPolygon edited="0">
                <wp:start x="0" y="0"/>
                <wp:lineTo x="0" y="21501"/>
                <wp:lineTo x="21429" y="21501"/>
                <wp:lineTo x="21429" y="0"/>
                <wp:lineTo x="0" y="0"/>
              </wp:wrapPolygon>
            </wp:wrapThrough>
            <wp:docPr id="10506649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64939" name="Picture 1050664939"/>
                    <pic:cNvPicPr/>
                  </pic:nvPicPr>
                  <pic:blipFill rotWithShape="1">
                    <a:blip r:embed="rId24">
                      <a:extLst>
                        <a:ext uri="{28A0092B-C50C-407E-A947-70E740481C1C}">
                          <a14:useLocalDpi xmlns:a14="http://schemas.microsoft.com/office/drawing/2010/main" val="0"/>
                        </a:ext>
                      </a:extLst>
                    </a:blip>
                    <a:srcRect l="24977" t="21249" r="44403" b="7516"/>
                    <a:stretch>
                      <a:fillRect/>
                    </a:stretch>
                  </pic:blipFill>
                  <pic:spPr bwMode="auto">
                    <a:xfrm>
                      <a:off x="0" y="0"/>
                      <a:ext cx="3360420" cy="415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696553" w14:textId="18E6D4C4" w:rsidR="0039052A" w:rsidRDefault="0039052A">
      <w:pPr>
        <w:rPr>
          <w:rFonts w:ascii="Times New Roman" w:hAnsi="Times New Roman" w:cs="Times New Roman"/>
          <w:noProof/>
          <w:lang w:val="en-GB"/>
          <w14:ligatures w14:val="standardContextual"/>
        </w:rPr>
      </w:pPr>
    </w:p>
    <w:p w14:paraId="7233E14F" w14:textId="71C09432" w:rsidR="0039052A" w:rsidRPr="008B5F65" w:rsidRDefault="0039052A">
      <w:pPr>
        <w:rPr>
          <w:rFonts w:ascii="Times New Roman" w:hAnsi="Times New Roman" w:cs="Times New Roman"/>
          <w:lang w:val="en-GB"/>
        </w:rPr>
      </w:pPr>
    </w:p>
    <w:p w14:paraId="227D1199" w14:textId="27D2B34D" w:rsidR="0039052A" w:rsidRDefault="0039052A">
      <w:pPr>
        <w:rPr>
          <w:rFonts w:ascii="Times New Roman" w:hAnsi="Times New Roman" w:cs="Times New Roman"/>
        </w:rPr>
      </w:pPr>
    </w:p>
    <w:p w14:paraId="6E58A160" w14:textId="77777777" w:rsidR="0039052A" w:rsidRDefault="0039052A">
      <w:pPr>
        <w:rPr>
          <w:rFonts w:ascii="Times New Roman" w:hAnsi="Times New Roman" w:cs="Times New Roman"/>
        </w:rPr>
      </w:pPr>
    </w:p>
    <w:p w14:paraId="32681C35" w14:textId="77777777" w:rsidR="0039052A" w:rsidRDefault="0039052A">
      <w:pPr>
        <w:rPr>
          <w:rFonts w:ascii="Times New Roman" w:hAnsi="Times New Roman" w:cs="Times New Roman"/>
        </w:rPr>
      </w:pPr>
    </w:p>
    <w:p w14:paraId="5C720228" w14:textId="77777777" w:rsidR="0039052A" w:rsidRDefault="0039052A">
      <w:pPr>
        <w:rPr>
          <w:rFonts w:ascii="Times New Roman" w:hAnsi="Times New Roman" w:cs="Times New Roman"/>
        </w:rPr>
      </w:pPr>
    </w:p>
    <w:p w14:paraId="7DBEA422" w14:textId="77777777" w:rsidR="0039052A" w:rsidRDefault="0039052A">
      <w:pPr>
        <w:rPr>
          <w:rFonts w:ascii="Times New Roman" w:hAnsi="Times New Roman" w:cs="Times New Roman"/>
        </w:rPr>
      </w:pPr>
    </w:p>
    <w:p w14:paraId="77F8DEE2" w14:textId="77777777" w:rsidR="0039052A" w:rsidRDefault="0039052A">
      <w:pPr>
        <w:rPr>
          <w:rFonts w:ascii="Times New Roman" w:hAnsi="Times New Roman" w:cs="Times New Roman"/>
        </w:rPr>
      </w:pPr>
    </w:p>
    <w:p w14:paraId="7CF2BD99" w14:textId="77777777" w:rsidR="0039052A" w:rsidRDefault="0039052A">
      <w:pPr>
        <w:rPr>
          <w:rFonts w:ascii="Times New Roman" w:hAnsi="Times New Roman" w:cs="Times New Roman"/>
        </w:rPr>
      </w:pPr>
    </w:p>
    <w:p w14:paraId="202F0737" w14:textId="77777777" w:rsidR="0039052A" w:rsidRDefault="0039052A">
      <w:pPr>
        <w:rPr>
          <w:rFonts w:ascii="Times New Roman" w:hAnsi="Times New Roman" w:cs="Times New Roman"/>
        </w:rPr>
      </w:pPr>
    </w:p>
    <w:p w14:paraId="43AB8545" w14:textId="77777777" w:rsidR="0039052A" w:rsidRDefault="0039052A">
      <w:pPr>
        <w:rPr>
          <w:rFonts w:ascii="Times New Roman" w:hAnsi="Times New Roman" w:cs="Times New Roman"/>
        </w:rPr>
      </w:pPr>
    </w:p>
    <w:p w14:paraId="62F4434E" w14:textId="77777777" w:rsidR="0039052A" w:rsidRDefault="0039052A">
      <w:pPr>
        <w:rPr>
          <w:rFonts w:ascii="Times New Roman" w:hAnsi="Times New Roman" w:cs="Times New Roman"/>
        </w:rPr>
      </w:pPr>
    </w:p>
    <w:p w14:paraId="0CC84B65" w14:textId="77777777" w:rsidR="0039052A" w:rsidRDefault="0039052A">
      <w:pPr>
        <w:rPr>
          <w:rFonts w:ascii="Times New Roman" w:hAnsi="Times New Roman" w:cs="Times New Roman"/>
        </w:rPr>
      </w:pPr>
    </w:p>
    <w:p w14:paraId="74259DD3" w14:textId="77777777" w:rsidR="0039052A" w:rsidRDefault="0039052A">
      <w:pPr>
        <w:rPr>
          <w:rFonts w:ascii="Times New Roman" w:hAnsi="Times New Roman" w:cs="Times New Roman"/>
        </w:rPr>
      </w:pPr>
    </w:p>
    <w:p w14:paraId="3114E7A8" w14:textId="77777777" w:rsidR="0039052A" w:rsidRDefault="0039052A">
      <w:pPr>
        <w:rPr>
          <w:rFonts w:ascii="Times New Roman" w:hAnsi="Times New Roman" w:cs="Times New Roman"/>
        </w:rPr>
      </w:pPr>
    </w:p>
    <w:p w14:paraId="69619D06" w14:textId="77777777" w:rsidR="0039052A" w:rsidRDefault="0039052A">
      <w:pPr>
        <w:rPr>
          <w:rFonts w:ascii="Times New Roman" w:hAnsi="Times New Roman" w:cs="Times New Roman"/>
        </w:rPr>
      </w:pPr>
    </w:p>
    <w:p w14:paraId="3CE72F28" w14:textId="77777777" w:rsidR="005501C9" w:rsidRPr="005501C9" w:rsidRDefault="005501C9" w:rsidP="005501C9">
      <w:pPr>
        <w:rPr>
          <w:rFonts w:ascii="Times New Roman" w:hAnsi="Times New Roman" w:cs="Times New Roman"/>
        </w:rPr>
      </w:pPr>
      <w:r w:rsidRPr="005501C9">
        <w:rPr>
          <w:rFonts w:ascii="Times New Roman" w:hAnsi="Times New Roman" w:cs="Times New Roman"/>
        </w:rPr>
        <w:t>The histogram shows that the temperature values follow an approximately bell-shaped distribution, with most observations concentrated around 20–22 °C. However, some irregularities in the distribution are evident.</w:t>
      </w:r>
    </w:p>
    <w:p w14:paraId="4CB08A65" w14:textId="77777777" w:rsidR="005501C9" w:rsidRPr="005501C9" w:rsidRDefault="005501C9" w:rsidP="005501C9">
      <w:pPr>
        <w:rPr>
          <w:rFonts w:ascii="Times New Roman" w:hAnsi="Times New Roman" w:cs="Times New Roman"/>
        </w:rPr>
      </w:pPr>
      <w:r w:rsidRPr="005501C9">
        <w:rPr>
          <w:rFonts w:ascii="Times New Roman" w:hAnsi="Times New Roman" w:cs="Times New Roman"/>
        </w:rPr>
        <w:t>The Q-Q plot shows that most data points in the central region lie relatively close to the reference line, while larger deviations appear at both ends. This suggests that the temperature variable does not perfectly follow a normal distribution.</w:t>
      </w:r>
    </w:p>
    <w:p w14:paraId="6EBFCC74" w14:textId="1DAAFF29" w:rsidR="0039052A" w:rsidRDefault="005501C9" w:rsidP="005501C9">
      <w:pPr>
        <w:rPr>
          <w:rFonts w:ascii="Times New Roman" w:hAnsi="Times New Roman" w:cs="Times New Roman"/>
        </w:rPr>
      </w:pPr>
      <w:r w:rsidRPr="005501C9">
        <w:rPr>
          <w:rFonts w:ascii="Times New Roman" w:hAnsi="Times New Roman" w:cs="Times New Roman"/>
        </w:rPr>
        <w:t>The rule of thumb was also applied to compare the observed percentages with the theoretical values of 68%, 95%, and 99.7%. The results were 60.36%, 98.33%, and 100%, respectively. These differences provide further evidence that the temperature data do not perfectly follow a normal distribution.</w:t>
      </w:r>
    </w:p>
    <w:p w14:paraId="763D38B6" w14:textId="77777777" w:rsidR="0056111C" w:rsidRDefault="0056111C" w:rsidP="005501C9">
      <w:pPr>
        <w:rPr>
          <w:rFonts w:ascii="Times New Roman" w:hAnsi="Times New Roman" w:cs="Times New Roman"/>
        </w:rPr>
      </w:pPr>
    </w:p>
    <w:p w14:paraId="61882C1B" w14:textId="77777777" w:rsidR="005C00F0" w:rsidRDefault="005C00F0" w:rsidP="0056111C">
      <w:pPr>
        <w:pStyle w:val="Heading2"/>
        <w:rPr>
          <w:rFonts w:ascii="Times New Roman" w:hAnsi="Times New Roman" w:cs="Times New Roman"/>
          <w:color w:val="000000" w:themeColor="text1"/>
        </w:rPr>
      </w:pPr>
    </w:p>
    <w:p w14:paraId="67A6D5AF" w14:textId="77777777" w:rsidR="005C00F0" w:rsidRDefault="005C00F0" w:rsidP="0056111C">
      <w:pPr>
        <w:pStyle w:val="Heading2"/>
        <w:rPr>
          <w:rFonts w:ascii="Times New Roman" w:hAnsi="Times New Roman" w:cs="Times New Roman"/>
          <w:color w:val="000000" w:themeColor="text1"/>
        </w:rPr>
      </w:pPr>
    </w:p>
    <w:p w14:paraId="1E1526F6" w14:textId="77777777" w:rsidR="005C00F0" w:rsidRDefault="005C00F0" w:rsidP="0056111C">
      <w:pPr>
        <w:pStyle w:val="Heading2"/>
        <w:rPr>
          <w:rFonts w:ascii="Times New Roman" w:hAnsi="Times New Roman" w:cs="Times New Roman"/>
          <w:color w:val="000000" w:themeColor="text1"/>
        </w:rPr>
      </w:pPr>
    </w:p>
    <w:p w14:paraId="4439B985" w14:textId="24F675E2" w:rsidR="0056111C" w:rsidRPr="005C00F0" w:rsidRDefault="0056111C" w:rsidP="0056111C">
      <w:pPr>
        <w:pStyle w:val="Heading2"/>
        <w:rPr>
          <w:rFonts w:ascii="Times New Roman" w:hAnsi="Times New Roman" w:cs="Times New Roman"/>
          <w:i/>
          <w:iCs/>
          <w:color w:val="000000" w:themeColor="text1"/>
        </w:rPr>
      </w:pPr>
      <w:bookmarkStart w:id="58" w:name="_Toc244469550"/>
      <w:r w:rsidRPr="005C00F0">
        <w:rPr>
          <w:rFonts w:ascii="Times New Roman" w:hAnsi="Times New Roman" w:cs="Times New Roman"/>
          <w:i/>
          <w:iCs/>
          <w:color w:val="000000" w:themeColor="text1"/>
        </w:rPr>
        <w:t>Conclusion</w:t>
      </w:r>
      <w:bookmarkEnd w:id="58"/>
    </w:p>
    <w:p w14:paraId="6E53E956" w14:textId="77777777" w:rsidR="005C00F0" w:rsidRDefault="005C00F0" w:rsidP="005C00F0">
      <w:pPr>
        <w:rPr>
          <w:lang w:val="en-GB" w:eastAsia="en-US"/>
        </w:rPr>
      </w:pPr>
    </w:p>
    <w:p w14:paraId="4F93ECDA"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 xml:space="preserve">In this project, the bike-sharing dataset was </w:t>
      </w:r>
      <w:proofErr w:type="spellStart"/>
      <w:r w:rsidRPr="005C00F0">
        <w:rPr>
          <w:rFonts w:ascii="Times New Roman" w:hAnsi="Times New Roman" w:cs="Times New Roman"/>
          <w:lang w:val="en-GB" w:eastAsia="en-US"/>
        </w:rPr>
        <w:t>analyzed</w:t>
      </w:r>
      <w:proofErr w:type="spellEnd"/>
      <w:r w:rsidRPr="005C00F0">
        <w:rPr>
          <w:rFonts w:ascii="Times New Roman" w:hAnsi="Times New Roman" w:cs="Times New Roman"/>
          <w:lang w:val="en-GB" w:eastAsia="en-US"/>
        </w:rPr>
        <w:t xml:space="preserve"> using Python and various statistical techniques. Exploratory data analysis revealed considerable variation in hourly bike rental activity, with Season 3 (fall) recording the highest total number of rentals.</w:t>
      </w:r>
    </w:p>
    <w:p w14:paraId="0045ACFD"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The binomial distribution showed that approximately 65.60% of the rentals in Season 3 occurred in July and August. The Poisson distribution was used to investigate rental activity in the early morning hours, with an average of 42.91 rentals per hour.</w:t>
      </w:r>
    </w:p>
    <w:p w14:paraId="7B8530BD"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Finally, the normal distribution was applied to the temperature variable. Although the histogram showed an approximately bell-shaped distribution, the Q-Q plot and the rule of thumb revealed some deviations from theoretical normality.</w:t>
      </w:r>
    </w:p>
    <w:p w14:paraId="3166D9E5" w14:textId="3862706C" w:rsid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Overall, this project demonstrated how statistical distributions can help identify patterns in real-world data and provide useful information for business decision-making, particularly regarding bike availability, maintenance planning, and resource allocation.</w:t>
      </w:r>
    </w:p>
    <w:p w14:paraId="6DAB0B09" w14:textId="77777777" w:rsidR="005C00F0" w:rsidRDefault="005C00F0" w:rsidP="005C00F0">
      <w:pPr>
        <w:rPr>
          <w:rFonts w:ascii="Times New Roman" w:hAnsi="Times New Roman" w:cs="Times New Roman"/>
          <w:lang w:val="en-GB" w:eastAsia="en-US"/>
        </w:rPr>
      </w:pPr>
    </w:p>
    <w:p w14:paraId="7E74A6AF" w14:textId="77777777" w:rsidR="005C00F0" w:rsidRDefault="005C00F0" w:rsidP="005C00F0">
      <w:pPr>
        <w:pStyle w:val="Heading2"/>
        <w:rPr>
          <w:rFonts w:ascii="Times New Roman" w:hAnsi="Times New Roman" w:cs="Times New Roman"/>
          <w:i/>
          <w:iCs/>
          <w:color w:val="000000" w:themeColor="text1"/>
        </w:rPr>
      </w:pPr>
      <w:bookmarkStart w:id="59" w:name="_Toc244469551"/>
      <w:r w:rsidRPr="005C00F0">
        <w:rPr>
          <w:rFonts w:ascii="Times New Roman" w:hAnsi="Times New Roman" w:cs="Times New Roman"/>
          <w:i/>
          <w:iCs/>
          <w:color w:val="000000" w:themeColor="text1"/>
        </w:rPr>
        <w:t>Ethical and Legal Considerations</w:t>
      </w:r>
      <w:bookmarkEnd w:id="59"/>
    </w:p>
    <w:p w14:paraId="3CD96709" w14:textId="77777777" w:rsidR="005C00F0" w:rsidRDefault="005C00F0" w:rsidP="005C00F0">
      <w:pPr>
        <w:rPr>
          <w:lang w:val="en-GB" w:eastAsia="en-US"/>
        </w:rPr>
      </w:pPr>
    </w:p>
    <w:p w14:paraId="0C0A2F38"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This project uses the publicly available bike-sharing system dataset obtained from the UCI Machine Learning Repository. The original source of the data is cited, and the dataset is used for educational and statistical analysis purposes.</w:t>
      </w:r>
    </w:p>
    <w:p w14:paraId="1E44BCB4"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Since the dataset contains aggregated records of bike rentals and weather information, rather than personally identifiable information, privacy risks are limited. The analysis will be conducted responsibly, avoiding unfounded conclusions and acknowledging the limitations of the dataset and the statistical models applied.</w:t>
      </w:r>
    </w:p>
    <w:p w14:paraId="24AF19A1" w14:textId="77777777" w:rsid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 xml:space="preserve">All results will be interpreted objectively, without making unfounded assumptions about user </w:t>
      </w:r>
      <w:proofErr w:type="spellStart"/>
      <w:r w:rsidRPr="005C00F0">
        <w:rPr>
          <w:rFonts w:ascii="Times New Roman" w:hAnsi="Times New Roman" w:cs="Times New Roman"/>
          <w:lang w:val="en-GB" w:eastAsia="en-US"/>
        </w:rPr>
        <w:t>behavior</w:t>
      </w:r>
      <w:proofErr w:type="spellEnd"/>
      <w:r w:rsidRPr="005C00F0">
        <w:rPr>
          <w:rFonts w:ascii="Times New Roman" w:hAnsi="Times New Roman" w:cs="Times New Roman"/>
          <w:lang w:val="en-GB" w:eastAsia="en-US"/>
        </w:rPr>
        <w:t xml:space="preserve"> or asserting causal relationships between variables.</w:t>
      </w:r>
    </w:p>
    <w:p w14:paraId="16C30953" w14:textId="77777777" w:rsidR="005C00F0" w:rsidRDefault="005C00F0" w:rsidP="005C00F0">
      <w:pPr>
        <w:rPr>
          <w:rFonts w:ascii="Times New Roman" w:hAnsi="Times New Roman" w:cs="Times New Roman"/>
          <w:lang w:val="en-GB" w:eastAsia="en-US"/>
        </w:rPr>
      </w:pPr>
    </w:p>
    <w:p w14:paraId="7941E8FC" w14:textId="77777777" w:rsidR="005C00F0" w:rsidRDefault="005C00F0" w:rsidP="005C00F0">
      <w:pPr>
        <w:pStyle w:val="Heading2"/>
        <w:rPr>
          <w:rFonts w:ascii="Times New Roman" w:hAnsi="Times New Roman" w:cs="Times New Roman"/>
          <w:i/>
          <w:iCs/>
          <w:color w:val="000000" w:themeColor="text1"/>
        </w:rPr>
      </w:pPr>
      <w:bookmarkStart w:id="60" w:name="_Toc244469552"/>
      <w:r w:rsidRPr="005C00F0">
        <w:rPr>
          <w:rFonts w:ascii="Times New Roman" w:hAnsi="Times New Roman" w:cs="Times New Roman"/>
          <w:i/>
          <w:iCs/>
          <w:color w:val="000000" w:themeColor="text1"/>
        </w:rPr>
        <w:t>Use of AI Tools</w:t>
      </w:r>
      <w:bookmarkEnd w:id="60"/>
    </w:p>
    <w:p w14:paraId="60859135" w14:textId="77777777" w:rsidR="005C00F0" w:rsidRDefault="005C00F0" w:rsidP="005C00F0">
      <w:pPr>
        <w:rPr>
          <w:lang w:val="en-GB" w:eastAsia="en-US"/>
        </w:rPr>
      </w:pPr>
    </w:p>
    <w:p w14:paraId="452CFD3E" w14:textId="77777777" w:rsidR="005C00F0" w:rsidRP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t>I acknowledge that I used ChatGPT throughout this project, primarily to understand Python concepts, identify and correct programming errors, and improve my understanding of applied statistical techniques.</w:t>
      </w:r>
    </w:p>
    <w:p w14:paraId="69FBFD7A" w14:textId="77777777" w:rsidR="005C00F0" w:rsidRPr="005C00F0" w:rsidRDefault="005C00F0" w:rsidP="005C00F0">
      <w:pPr>
        <w:rPr>
          <w:rFonts w:ascii="Times New Roman" w:hAnsi="Times New Roman" w:cs="Times New Roman"/>
          <w:lang w:val="en-GB" w:eastAsia="en-US"/>
        </w:rPr>
      </w:pPr>
    </w:p>
    <w:p w14:paraId="1FC8130F" w14:textId="033815E1" w:rsidR="005C00F0" w:rsidRDefault="005C00F0" w:rsidP="005C00F0">
      <w:pPr>
        <w:rPr>
          <w:rFonts w:ascii="Times New Roman" w:hAnsi="Times New Roman" w:cs="Times New Roman"/>
          <w:lang w:val="en-GB" w:eastAsia="en-US"/>
        </w:rPr>
      </w:pPr>
      <w:r w:rsidRPr="005C00F0">
        <w:rPr>
          <w:rFonts w:ascii="Times New Roman" w:hAnsi="Times New Roman" w:cs="Times New Roman"/>
          <w:lang w:val="en-GB" w:eastAsia="en-US"/>
        </w:rPr>
        <w:lastRenderedPageBreak/>
        <w:t>All suggestions and explanations generated by the AI were reviewed and evaluated before being incorporated into the project. The code, statistical analysis, and interpretation of the results were verified to ensure that the final work reflected my own understanding and conclusions.</w:t>
      </w:r>
    </w:p>
    <w:p w14:paraId="0617A488" w14:textId="68C75A3A" w:rsidR="005C00F0" w:rsidRDefault="005C00F0" w:rsidP="005C00F0">
      <w:pPr>
        <w:rPr>
          <w:rFonts w:ascii="Times New Roman" w:hAnsi="Times New Roman" w:cs="Times New Roman"/>
          <w:lang w:val="en-GB" w:eastAsia="en-US"/>
        </w:rPr>
      </w:pPr>
      <w:r>
        <w:rPr>
          <w:noProof/>
        </w:rPr>
        <mc:AlternateContent>
          <mc:Choice Requires="wps">
            <w:drawing>
              <wp:anchor distT="0" distB="0" distL="114300" distR="114300" simplePos="0" relativeHeight="251660306" behindDoc="0" locked="0" layoutInCell="1" hidden="0" allowOverlap="1" wp14:anchorId="2CDA533E" wp14:editId="42DD61D9">
                <wp:simplePos x="0" y="0"/>
                <wp:positionH relativeFrom="margin">
                  <wp:align>right</wp:align>
                </wp:positionH>
                <wp:positionV relativeFrom="paragraph">
                  <wp:posOffset>179705</wp:posOffset>
                </wp:positionV>
                <wp:extent cx="5356818" cy="2068495"/>
                <wp:effectExtent l="19050" t="19050" r="15875" b="27305"/>
                <wp:wrapNone/>
                <wp:docPr id="1728545882" name="Rectangle 1728545882"/>
                <wp:cNvGraphicFramePr/>
                <a:graphic xmlns:a="http://schemas.openxmlformats.org/drawingml/2006/main">
                  <a:graphicData uri="http://schemas.microsoft.com/office/word/2010/wordprocessingShape">
                    <wps:wsp>
                      <wps:cNvSpPr/>
                      <wps:spPr>
                        <a:xfrm>
                          <a:off x="0" y="0"/>
                          <a:ext cx="5356818" cy="2068495"/>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1C621591" w14:textId="77777777" w:rsidR="005C00F0" w:rsidRPr="00CE5FE8" w:rsidRDefault="005C00F0" w:rsidP="005C00F0">
                            <w:pPr>
                              <w:spacing w:line="258" w:lineRule="auto"/>
                              <w:textDirection w:val="btLr"/>
                              <w:rPr>
                                <w:rFonts w:ascii="Times New Roman" w:hAnsi="Times New Roman" w:cs="Times New Roman"/>
                                <w:color w:val="000000" w:themeColor="text1"/>
                                <w:sz w:val="24"/>
                                <w:szCs w:val="24"/>
                              </w:rPr>
                            </w:pPr>
                            <w:r w:rsidRPr="00CE5FE8">
                              <w:rPr>
                                <w:rFonts w:ascii="Times New Roman" w:hAnsi="Times New Roman" w:cs="Times New Roman"/>
                                <w:b/>
                                <w:color w:val="000000" w:themeColor="text1"/>
                                <w:sz w:val="24"/>
                                <w:szCs w:val="24"/>
                              </w:rPr>
                              <w:t>Declaration</w:t>
                            </w:r>
                          </w:p>
                          <w:p w14:paraId="79E22BD9"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4B90B4E"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I declare it to be my own work and that all material from third parties has been appropriately referenced.</w:t>
                            </w:r>
                          </w:p>
                          <w:p w14:paraId="79F3A9B1"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CDA533E" id="Rectangle 1728545882" o:spid="_x0000_s1031" style="position:absolute;margin-left:370.6pt;margin-top:14.15pt;width:421.8pt;height:162.85pt;z-index:2516603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" fillcolor="white [3201]" strokecolor="#156082 [3204]" strokeweight="2.25pt">
                <v:stroke startarrowwidth="narrow" startarrowlength="short" endarrowwidth="narrow" endarrowlength="short" joinstyle="round"/>
                <v:textbox inset="2.53958mm,1.2694mm,2.53958mm,1.2694mm">
                  <w:txbxContent>
                    <w:p w14:paraId="1C621591" w14:textId="77777777" w:rsidR="005C00F0" w:rsidRPr="00CE5FE8" w:rsidRDefault="005C00F0" w:rsidP="005C00F0">
                      <w:pPr>
                        <w:spacing w:line="258" w:lineRule="auto"/>
                        <w:textDirection w:val="btLr"/>
                        <w:rPr>
                          <w:rFonts w:ascii="Times New Roman" w:hAnsi="Times New Roman" w:cs="Times New Roman"/>
                          <w:color w:val="000000" w:themeColor="text1"/>
                          <w:sz w:val="24"/>
                          <w:szCs w:val="24"/>
                        </w:rPr>
                      </w:pPr>
                      <w:r w:rsidRPr="00CE5FE8">
                        <w:rPr>
                          <w:rFonts w:ascii="Times New Roman" w:hAnsi="Times New Roman" w:cs="Times New Roman"/>
                          <w:b/>
                          <w:color w:val="000000" w:themeColor="text1"/>
                          <w:sz w:val="24"/>
                          <w:szCs w:val="24"/>
                        </w:rPr>
                        <w:t>Declaration</w:t>
                      </w:r>
                    </w:p>
                    <w:p w14:paraId="79E22BD9"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74B90B4E"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I declare it to be my own work and that all material from third parties has been appropriately referenced.</w:t>
                      </w:r>
                    </w:p>
                    <w:p w14:paraId="79F3A9B1" w14:textId="77777777" w:rsidR="005C00F0" w:rsidRPr="00062894" w:rsidRDefault="005C00F0" w:rsidP="005C00F0">
                      <w:pPr>
                        <w:spacing w:line="258" w:lineRule="auto"/>
                        <w:textDirection w:val="btLr"/>
                        <w:rPr>
                          <w:rFonts w:ascii="Times New Roman" w:hAnsi="Times New Roman" w:cs="Times New Roman"/>
                        </w:rPr>
                      </w:pPr>
                      <w:r w:rsidRPr="00062894">
                        <w:rPr>
                          <w:rFonts w:ascii="Times New Roman" w:hAnsi="Times New Roman" w:cs="Times New Roman"/>
                          <w:color w:val="000000"/>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44144515" w14:textId="04F5E7B9" w:rsidR="005C00F0" w:rsidRDefault="005C00F0" w:rsidP="005C00F0">
      <w:pPr>
        <w:pStyle w:val="Heading2"/>
      </w:pPr>
    </w:p>
    <w:p w14:paraId="1E6E91BD" w14:textId="77777777" w:rsidR="005C00F0" w:rsidRDefault="005C00F0" w:rsidP="005C00F0">
      <w:pPr>
        <w:rPr>
          <w:rFonts w:ascii="Times New Roman" w:hAnsi="Times New Roman" w:cs="Times New Roman"/>
          <w:lang w:val="en-GB" w:eastAsia="en-US"/>
        </w:rPr>
      </w:pPr>
    </w:p>
    <w:p w14:paraId="45C28B7D" w14:textId="77777777" w:rsidR="005C00F0" w:rsidRPr="005C00F0" w:rsidRDefault="005C00F0" w:rsidP="005C00F0">
      <w:pPr>
        <w:rPr>
          <w:rFonts w:ascii="Times New Roman" w:hAnsi="Times New Roman" w:cs="Times New Roman"/>
          <w:lang w:val="en-GB" w:eastAsia="en-US"/>
        </w:rPr>
      </w:pPr>
    </w:p>
    <w:p w14:paraId="29F5FBF3" w14:textId="77777777" w:rsidR="005C00F0" w:rsidRPr="005C00F0" w:rsidRDefault="005C00F0" w:rsidP="005C00F0">
      <w:pPr>
        <w:rPr>
          <w:lang w:val="en-GB" w:eastAsia="en-US"/>
        </w:rPr>
      </w:pPr>
    </w:p>
    <w:p w14:paraId="262440A8" w14:textId="77777777" w:rsidR="005C00F0" w:rsidRPr="005C00F0" w:rsidRDefault="005C00F0" w:rsidP="005C00F0">
      <w:pPr>
        <w:pStyle w:val="Heading2"/>
      </w:pPr>
    </w:p>
    <w:p w14:paraId="29FE80A5" w14:textId="77777777" w:rsidR="0056111C" w:rsidRDefault="0056111C" w:rsidP="0056111C">
      <w:pPr>
        <w:rPr>
          <w:lang w:val="en-GB" w:eastAsia="en-US"/>
        </w:rPr>
      </w:pPr>
    </w:p>
    <w:p w14:paraId="26F018C2" w14:textId="77777777" w:rsidR="0056111C" w:rsidRPr="0056111C" w:rsidRDefault="0056111C" w:rsidP="0056111C">
      <w:pPr>
        <w:rPr>
          <w:lang w:val="en-GB" w:eastAsia="en-US"/>
        </w:rPr>
      </w:pPr>
    </w:p>
    <w:p w14:paraId="1BAAEDAB" w14:textId="77777777" w:rsidR="0039052A" w:rsidRDefault="0039052A">
      <w:pPr>
        <w:rPr>
          <w:rFonts w:ascii="Times New Roman" w:hAnsi="Times New Roman" w:cs="Times New Roman"/>
        </w:rPr>
      </w:pPr>
    </w:p>
    <w:p w14:paraId="68943877" w14:textId="77777777" w:rsidR="0039052A" w:rsidRDefault="0039052A">
      <w:pPr>
        <w:rPr>
          <w:rFonts w:ascii="Times New Roman" w:hAnsi="Times New Roman" w:cs="Times New Roman"/>
        </w:rPr>
      </w:pPr>
    </w:p>
    <w:p w14:paraId="556E2922" w14:textId="0439129B" w:rsidR="0039052A" w:rsidRDefault="00494E2E">
      <w:pPr>
        <w:rPr>
          <w:rFonts w:ascii="Times New Roman" w:hAnsi="Times New Roman" w:cs="Times New Roman"/>
          <w:b/>
          <w:bCs/>
          <w:sz w:val="24"/>
          <w:szCs w:val="24"/>
        </w:rPr>
      </w:pPr>
      <w:r w:rsidRPr="00494E2E">
        <w:rPr>
          <w:rFonts w:ascii="Times New Roman" w:hAnsi="Times New Roman" w:cs="Times New Roman"/>
          <w:b/>
          <w:bCs/>
          <w:sz w:val="24"/>
          <w:szCs w:val="24"/>
        </w:rPr>
        <w:t xml:space="preserve">Delegation </w:t>
      </w:r>
    </w:p>
    <w:p w14:paraId="79CAF8EF" w14:textId="4633FCA8" w:rsidR="00494E2E" w:rsidRDefault="00494E2E">
      <w:pPr>
        <w:rPr>
          <w:rFonts w:ascii="Times New Roman" w:hAnsi="Times New Roman" w:cs="Times New Roman"/>
        </w:rPr>
      </w:pPr>
      <w:r w:rsidRPr="00494E2E">
        <w:rPr>
          <w:rFonts w:ascii="Times New Roman" w:hAnsi="Times New Roman" w:cs="Times New Roman"/>
        </w:rPr>
        <w:t>I developed the project independently, making key decisions regarding the dataset, statistical methods, and interpretation of results. I used artificial intelligence as a support tool to understand Python concepts, identify and correct programming errors, and improve my understanding of the statistical techniques applied in the analysis. I also used AI to review the structure and clarity of certain sections of the report and to assist me with the Harvard citation style. All suggestions were reviewed and evaluated before being incorporated into the final project, ensuring that the work reflects my own understanding and conclusions.</w:t>
      </w:r>
    </w:p>
    <w:p w14:paraId="1C903BA3" w14:textId="0A5BA0A9" w:rsidR="00494E2E" w:rsidRPr="00494E2E" w:rsidRDefault="00494E2E">
      <w:pPr>
        <w:rPr>
          <w:rFonts w:ascii="Times New Roman" w:hAnsi="Times New Roman" w:cs="Times New Roman"/>
          <w:b/>
          <w:bCs/>
          <w:sz w:val="24"/>
          <w:szCs w:val="24"/>
        </w:rPr>
      </w:pPr>
      <w:r w:rsidRPr="00494E2E">
        <w:rPr>
          <w:rFonts w:ascii="Times New Roman" w:hAnsi="Times New Roman" w:cs="Times New Roman"/>
          <w:b/>
          <w:bCs/>
          <w:sz w:val="24"/>
          <w:szCs w:val="24"/>
        </w:rPr>
        <w:t xml:space="preserve">Description </w:t>
      </w:r>
    </w:p>
    <w:p w14:paraId="424C7DB2" w14:textId="59B586FA" w:rsidR="00494E2E" w:rsidRDefault="00494E2E">
      <w:pPr>
        <w:rPr>
          <w:rFonts w:ascii="Times New Roman" w:hAnsi="Times New Roman" w:cs="Times New Roman"/>
        </w:rPr>
      </w:pPr>
      <w:r w:rsidRPr="00494E2E">
        <w:rPr>
          <w:rFonts w:ascii="Times New Roman" w:hAnsi="Times New Roman" w:cs="Times New Roman"/>
        </w:rPr>
        <w:t>The following pages contain the questions asked during the project, along with screenshots of the corresponding AI-generated responses. These examples show how AI was used as a support tool to understand Python concepts, correct programming errors, clarify statistical techniques, and improve the structure and clarity of the report.</w:t>
      </w:r>
    </w:p>
    <w:p w14:paraId="05FEEB1E" w14:textId="40CD51D9" w:rsidR="00494E2E" w:rsidRPr="00494E2E" w:rsidRDefault="00494E2E">
      <w:pPr>
        <w:rPr>
          <w:rFonts w:ascii="Times New Roman" w:hAnsi="Times New Roman" w:cs="Times New Roman"/>
          <w:b/>
          <w:bCs/>
          <w:sz w:val="24"/>
          <w:szCs w:val="24"/>
        </w:rPr>
      </w:pPr>
      <w:r w:rsidRPr="00494E2E">
        <w:rPr>
          <w:rFonts w:ascii="Times New Roman" w:hAnsi="Times New Roman" w:cs="Times New Roman"/>
          <w:b/>
          <w:bCs/>
          <w:sz w:val="24"/>
          <w:szCs w:val="24"/>
        </w:rPr>
        <w:t xml:space="preserve">Discernment </w:t>
      </w:r>
    </w:p>
    <w:p w14:paraId="199A8E0D" w14:textId="3DCE0698" w:rsidR="00494E2E" w:rsidRDefault="00494E2E">
      <w:pPr>
        <w:rPr>
          <w:rFonts w:ascii="Times New Roman" w:hAnsi="Times New Roman" w:cs="Times New Roman"/>
        </w:rPr>
      </w:pPr>
      <w:r w:rsidRPr="00494E2E">
        <w:rPr>
          <w:rFonts w:ascii="Times New Roman" w:hAnsi="Times New Roman" w:cs="Times New Roman"/>
        </w:rPr>
        <w:t>I reviewed the responses generated by ChatGPT to ensure they were clear, logical, and relevant to my project. I evaluated the suggested Python code, statistical explanations, and interpretations before deciding whether to use them. Some responses required adjustments to align them with the dataset, the project requirements, and my own understanding. I also verified the calculations and results in Python to ensure that the final analysis was accurate and reflected my own conclusions.</w:t>
      </w:r>
    </w:p>
    <w:p w14:paraId="161DD66A" w14:textId="11B76E10" w:rsidR="00494E2E" w:rsidRPr="00494E2E" w:rsidRDefault="00494E2E">
      <w:pPr>
        <w:rPr>
          <w:rFonts w:ascii="Times New Roman" w:hAnsi="Times New Roman" w:cs="Times New Roman"/>
          <w:b/>
          <w:bCs/>
          <w:sz w:val="24"/>
          <w:szCs w:val="24"/>
        </w:rPr>
      </w:pPr>
      <w:r w:rsidRPr="00494E2E">
        <w:rPr>
          <w:rFonts w:ascii="Times New Roman" w:hAnsi="Times New Roman" w:cs="Times New Roman"/>
          <w:b/>
          <w:bCs/>
          <w:sz w:val="24"/>
          <w:szCs w:val="24"/>
        </w:rPr>
        <w:t>Diligence</w:t>
      </w:r>
    </w:p>
    <w:p w14:paraId="1853E125" w14:textId="00704515" w:rsidR="0039052A" w:rsidRDefault="00494E2E">
      <w:pPr>
        <w:rPr>
          <w:rFonts w:ascii="Times New Roman" w:hAnsi="Times New Roman" w:cs="Times New Roman"/>
        </w:rPr>
      </w:pPr>
      <w:r w:rsidRPr="00494E2E">
        <w:rPr>
          <w:rFonts w:ascii="Times New Roman" w:hAnsi="Times New Roman" w:cs="Times New Roman"/>
        </w:rPr>
        <w:t>I have used ChatGPT responsibly to improve my understanding of Python and statistical techniques. I have reviewed the suggestions generated by the AI before using them and have cited external sources using the Harvard citation style. I understand that I am responsible for the accuracy and quality of my final work.</w:t>
      </w:r>
    </w:p>
    <w:p w14:paraId="33D86BE6" w14:textId="77777777" w:rsidR="00D31E69" w:rsidRDefault="00D31E69">
      <w:pPr>
        <w:rPr>
          <w:rFonts w:ascii="Times New Roman" w:hAnsi="Times New Roman" w:cs="Times New Roman"/>
        </w:rPr>
      </w:pPr>
      <w:r>
        <w:rPr>
          <w:rFonts w:ascii="Times New Roman" w:hAnsi="Times New Roman" w:cs="Times New Roman"/>
        </w:rPr>
        <w:br w:type="page"/>
      </w:r>
    </w:p>
    <w:p w14:paraId="515A4E94" w14:textId="7C596B72" w:rsidR="00D31E69" w:rsidRDefault="00CC79BD" w:rsidP="00494E2E">
      <w:pPr>
        <w:pStyle w:val="Heading3"/>
        <w:rPr>
          <w:color w:val="000000" w:themeColor="text1"/>
        </w:rPr>
      </w:pPr>
      <w:bookmarkStart w:id="61" w:name="_Toc244469553"/>
      <w:r>
        <w:rPr>
          <w:color w:val="000000" w:themeColor="text1"/>
        </w:rPr>
        <w:lastRenderedPageBreak/>
        <w:t xml:space="preserve">Use </w:t>
      </w:r>
      <w:r w:rsidR="00494E2E" w:rsidRPr="00494E2E">
        <w:rPr>
          <w:color w:val="000000" w:themeColor="text1"/>
        </w:rPr>
        <w:t>of IA</w:t>
      </w:r>
      <w:bookmarkEnd w:id="61"/>
    </w:p>
    <w:p w14:paraId="27DCDC65" w14:textId="77777777" w:rsidR="00494E2E" w:rsidRDefault="00494E2E" w:rsidP="00494E2E">
      <w:pPr>
        <w:rPr>
          <w:lang w:val="en-GB" w:eastAsia="en-US"/>
        </w:rPr>
      </w:pPr>
    </w:p>
    <w:p w14:paraId="15A33378" w14:textId="1EFF9139" w:rsidR="00494E2E" w:rsidRDefault="00494E2E" w:rsidP="00494E2E">
      <w:pPr>
        <w:rPr>
          <w:lang w:val="en-GB" w:eastAsia="en-US"/>
        </w:rPr>
      </w:pPr>
      <w:r w:rsidRPr="00CC79BD">
        <w:rPr>
          <w:b/>
          <w:bCs/>
          <w:lang w:val="en-GB" w:eastAsia="en-US"/>
        </w:rPr>
        <w:t>Date</w:t>
      </w:r>
      <w:r>
        <w:rPr>
          <w:lang w:val="en-GB" w:eastAsia="en-US"/>
        </w:rPr>
        <w:t>: 25/10/2026</w:t>
      </w:r>
    </w:p>
    <w:p w14:paraId="4C34356F" w14:textId="4CF57B4D" w:rsidR="00494E2E" w:rsidRDefault="00CC79BD" w:rsidP="00494E2E">
      <w:pPr>
        <w:rPr>
          <w:lang w:val="en-GB" w:eastAsia="en-US"/>
        </w:rPr>
      </w:pPr>
      <w:r w:rsidRPr="00CC79BD">
        <w:rPr>
          <w:b/>
          <w:bCs/>
          <w:lang w:val="en-GB" w:eastAsia="en-US"/>
        </w:rPr>
        <w:t>Purpose</w:t>
      </w:r>
      <w:r>
        <w:rPr>
          <w:lang w:val="en-GB" w:eastAsia="en-US"/>
        </w:rPr>
        <w:t xml:space="preserve">: </w:t>
      </w:r>
      <w:r w:rsidRPr="00CC79BD">
        <w:rPr>
          <w:lang w:val="en-GB" w:eastAsia="en-US"/>
        </w:rPr>
        <w:t xml:space="preserve">I uploaded my initial exploratory analysis to a Jupyter Notebook for ChatGPT, </w:t>
      </w:r>
      <w:proofErr w:type="gramStart"/>
      <w:r w:rsidRPr="00CC79BD">
        <w:rPr>
          <w:lang w:val="en-GB" w:eastAsia="en-US"/>
        </w:rPr>
        <w:t>in order to</w:t>
      </w:r>
      <w:proofErr w:type="gramEnd"/>
      <w:r w:rsidRPr="00CC79BD">
        <w:rPr>
          <w:lang w:val="en-GB" w:eastAsia="en-US"/>
        </w:rPr>
        <w:t xml:space="preserve"> ask about concepts that would allow me to continue making progress in areas where I didn't know how to use the code properly.</w:t>
      </w:r>
    </w:p>
    <w:p w14:paraId="016B8E8A" w14:textId="14B0A34B" w:rsidR="00CC79BD" w:rsidRDefault="00CC79BD" w:rsidP="00494E2E">
      <w:pPr>
        <w:rPr>
          <w:lang w:val="en-GB" w:eastAsia="en-US"/>
        </w:rPr>
      </w:pPr>
      <w:r w:rsidRPr="00CC79BD">
        <w:rPr>
          <w:b/>
          <w:bCs/>
          <w:lang w:val="en-GB" w:eastAsia="en-US"/>
        </w:rPr>
        <w:t>Prompt</w:t>
      </w:r>
      <w:r>
        <w:rPr>
          <w:lang w:val="en-GB" w:eastAsia="en-US"/>
        </w:rPr>
        <w:t xml:space="preserve">: Using this Jupyter notebook, following the exploratory analysis I have already conducted, I will ask you questions and seek explanations regarding the code and concepts, so that I can make progress in areas I have not yes mastered. </w:t>
      </w:r>
    </w:p>
    <w:p w14:paraId="4396007C" w14:textId="2C1A9997" w:rsidR="00CC79BD" w:rsidRDefault="00CC79BD" w:rsidP="00494E2E">
      <w:pPr>
        <w:rPr>
          <w:lang w:val="en-GB" w:eastAsia="en-US"/>
        </w:rPr>
      </w:pPr>
      <w:r w:rsidRPr="00CC79BD">
        <w:rPr>
          <w:b/>
          <w:bCs/>
          <w:lang w:val="en-GB" w:eastAsia="en-US"/>
        </w:rPr>
        <w:t>Evaluation and use</w:t>
      </w:r>
      <w:r>
        <w:rPr>
          <w:b/>
          <w:bCs/>
          <w:lang w:val="en-GB" w:eastAsia="en-US"/>
        </w:rPr>
        <w:t xml:space="preserve">: </w:t>
      </w:r>
      <w:r w:rsidRPr="00CC79BD">
        <w:rPr>
          <w:lang w:val="en-GB" w:eastAsia="en-US"/>
        </w:rPr>
        <w:t>Used for the following AI applications</w:t>
      </w:r>
    </w:p>
    <w:p w14:paraId="2282D96E" w14:textId="108C0FED" w:rsidR="00CC79BD" w:rsidRDefault="00CC79BD" w:rsidP="00494E2E">
      <w:pPr>
        <w:rPr>
          <w:lang w:val="en-GB" w:eastAsia="en-US"/>
        </w:rPr>
      </w:pPr>
      <w:r>
        <w:rPr>
          <w:b/>
          <w:bCs/>
          <w:noProof/>
          <w:lang w:val="en-GB" w:eastAsia="en-US"/>
          <w14:ligatures w14:val="standardContextual"/>
        </w:rPr>
        <w:drawing>
          <wp:anchor distT="0" distB="0" distL="114300" distR="114300" simplePos="0" relativeHeight="251661330" behindDoc="0" locked="0" layoutInCell="1" allowOverlap="1" wp14:anchorId="04B980C0" wp14:editId="34AF128E">
            <wp:simplePos x="0" y="0"/>
            <wp:positionH relativeFrom="margin">
              <wp:align>center</wp:align>
            </wp:positionH>
            <wp:positionV relativeFrom="paragraph">
              <wp:posOffset>247650</wp:posOffset>
            </wp:positionV>
            <wp:extent cx="4233395" cy="4368800"/>
            <wp:effectExtent l="0" t="0" r="0" b="0"/>
            <wp:wrapThrough wrapText="bothSides">
              <wp:wrapPolygon edited="0">
                <wp:start x="0" y="0"/>
                <wp:lineTo x="0" y="21474"/>
                <wp:lineTo x="21483" y="21474"/>
                <wp:lineTo x="21483" y="0"/>
                <wp:lineTo x="0" y="0"/>
              </wp:wrapPolygon>
            </wp:wrapThrough>
            <wp:docPr id="1990604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4837" name="Picture 1990604837"/>
                    <pic:cNvPicPr/>
                  </pic:nvPicPr>
                  <pic:blipFill>
                    <a:blip r:embed="rId25">
                      <a:extLst>
                        <a:ext uri="{28A0092B-C50C-407E-A947-70E740481C1C}">
                          <a14:useLocalDpi xmlns:a14="http://schemas.microsoft.com/office/drawing/2010/main" val="0"/>
                        </a:ext>
                      </a:extLst>
                    </a:blip>
                    <a:stretch>
                      <a:fillRect/>
                    </a:stretch>
                  </pic:blipFill>
                  <pic:spPr>
                    <a:xfrm>
                      <a:off x="0" y="0"/>
                      <a:ext cx="4233395" cy="4368800"/>
                    </a:xfrm>
                    <a:prstGeom prst="rect">
                      <a:avLst/>
                    </a:prstGeom>
                  </pic:spPr>
                </pic:pic>
              </a:graphicData>
            </a:graphic>
          </wp:anchor>
        </w:drawing>
      </w:r>
    </w:p>
    <w:p w14:paraId="654C7B38" w14:textId="5549F014" w:rsidR="00CC79BD" w:rsidRPr="00CC79BD" w:rsidRDefault="00CC79BD" w:rsidP="00494E2E">
      <w:pPr>
        <w:rPr>
          <w:b/>
          <w:bCs/>
          <w:lang w:val="en-GB" w:eastAsia="en-US"/>
        </w:rPr>
      </w:pPr>
    </w:p>
    <w:p w14:paraId="73146A18" w14:textId="77777777" w:rsidR="00494E2E" w:rsidRPr="00494E2E" w:rsidRDefault="00494E2E" w:rsidP="00494E2E">
      <w:pPr>
        <w:rPr>
          <w:lang w:val="en-GB" w:eastAsia="en-US"/>
        </w:rPr>
      </w:pPr>
    </w:p>
    <w:p w14:paraId="0542EF62" w14:textId="37E53F21" w:rsidR="00A85178" w:rsidRPr="00A85178" w:rsidRDefault="00D31E69" w:rsidP="00A85178">
      <w:pPr>
        <w:rPr>
          <w:rFonts w:ascii="Times New Roman" w:hAnsi="Times New Roman" w:cs="Times New Roman"/>
        </w:rPr>
      </w:pPr>
      <w:r>
        <w:rPr>
          <w:rFonts w:ascii="Times New Roman" w:hAnsi="Times New Roman" w:cs="Times New Roman"/>
        </w:rPr>
        <w:br w:type="page"/>
      </w:r>
      <w:r w:rsidR="00A85178" w:rsidRPr="00CC79BD">
        <w:rPr>
          <w:b/>
          <w:bCs/>
          <w:lang w:val="en-GB" w:eastAsia="en-US"/>
        </w:rPr>
        <w:lastRenderedPageBreak/>
        <w:t>Date</w:t>
      </w:r>
      <w:r w:rsidR="00A85178">
        <w:rPr>
          <w:lang w:val="en-GB" w:eastAsia="en-US"/>
        </w:rPr>
        <w:t>: 2</w:t>
      </w:r>
      <w:r w:rsidR="00A85178">
        <w:rPr>
          <w:lang w:val="en-GB" w:eastAsia="en-US"/>
        </w:rPr>
        <w:t>9</w:t>
      </w:r>
      <w:r w:rsidR="00A85178">
        <w:rPr>
          <w:lang w:val="en-GB" w:eastAsia="en-US"/>
        </w:rPr>
        <w:t>/10/2026</w:t>
      </w:r>
    </w:p>
    <w:p w14:paraId="73E6479C" w14:textId="4B40D8B5" w:rsidR="00A85178" w:rsidRDefault="00A85178" w:rsidP="00A85178">
      <w:pPr>
        <w:rPr>
          <w:lang w:val="en-GB" w:eastAsia="en-US"/>
        </w:rPr>
      </w:pPr>
      <w:r w:rsidRPr="00CC79BD">
        <w:rPr>
          <w:b/>
          <w:bCs/>
          <w:lang w:val="en-GB" w:eastAsia="en-US"/>
        </w:rPr>
        <w:t>Purpose</w:t>
      </w:r>
      <w:r>
        <w:rPr>
          <w:lang w:val="en-GB" w:eastAsia="en-US"/>
        </w:rPr>
        <w:t xml:space="preserve">: </w:t>
      </w:r>
      <w:r w:rsidRPr="00A85178">
        <w:rPr>
          <w:lang w:val="en-GB" w:eastAsia="en-US"/>
        </w:rPr>
        <w:t>How to write useful Python code that would allow you to answer the questions asked.</w:t>
      </w:r>
    </w:p>
    <w:p w14:paraId="645610AC" w14:textId="3154A377" w:rsidR="00A85178" w:rsidRDefault="00A85178" w:rsidP="00A85178">
      <w:pPr>
        <w:rPr>
          <w:lang w:val="en-GB" w:eastAsia="en-US"/>
        </w:rPr>
      </w:pPr>
      <w:r w:rsidRPr="00CC79BD">
        <w:rPr>
          <w:b/>
          <w:bCs/>
          <w:lang w:val="en-GB" w:eastAsia="en-US"/>
        </w:rPr>
        <w:t>Prompt</w:t>
      </w:r>
      <w:r>
        <w:rPr>
          <w:lang w:val="en-GB" w:eastAsia="en-US"/>
        </w:rPr>
        <w:t xml:space="preserve">: Using </w:t>
      </w:r>
      <w:r>
        <w:rPr>
          <w:lang w:val="en-GB" w:eastAsia="en-US"/>
        </w:rPr>
        <w:t xml:space="preserve">Phyton, </w:t>
      </w:r>
      <w:proofErr w:type="gramStart"/>
      <w:r>
        <w:rPr>
          <w:lang w:val="en-GB" w:eastAsia="en-US"/>
        </w:rPr>
        <w:t>How</w:t>
      </w:r>
      <w:proofErr w:type="gramEnd"/>
      <w:r>
        <w:rPr>
          <w:lang w:val="en-GB" w:eastAsia="en-US"/>
        </w:rPr>
        <w:t xml:space="preserve"> can I calculate the total number of </w:t>
      </w:r>
      <w:proofErr w:type="spellStart"/>
      <w:r>
        <w:rPr>
          <w:lang w:val="en-GB" w:eastAsia="en-US"/>
        </w:rPr>
        <w:t>bycicles</w:t>
      </w:r>
      <w:proofErr w:type="spellEnd"/>
      <w:r>
        <w:rPr>
          <w:lang w:val="en-GB" w:eastAsia="en-US"/>
        </w:rPr>
        <w:t xml:space="preserve"> rented during each season of the year, using the season and the total count of rented </w:t>
      </w:r>
      <w:proofErr w:type="spellStart"/>
      <w:r>
        <w:rPr>
          <w:lang w:val="en-GB" w:eastAsia="en-US"/>
        </w:rPr>
        <w:t>bycicles</w:t>
      </w:r>
      <w:proofErr w:type="spellEnd"/>
      <w:r>
        <w:rPr>
          <w:lang w:val="en-GB" w:eastAsia="en-US"/>
        </w:rPr>
        <w:t xml:space="preserve"> as variables?</w:t>
      </w:r>
    </w:p>
    <w:p w14:paraId="54CA90FE" w14:textId="1FA8B2C3" w:rsidR="00A85178" w:rsidRPr="00A85178" w:rsidRDefault="00A85178" w:rsidP="00A85178">
      <w:pPr>
        <w:rPr>
          <w:lang w:val="en-GB" w:eastAsia="en-US"/>
        </w:rPr>
      </w:pPr>
      <w:r w:rsidRPr="00CC79BD">
        <w:rPr>
          <w:b/>
          <w:bCs/>
          <w:lang w:val="en-GB" w:eastAsia="en-US"/>
        </w:rPr>
        <w:t>Evaluation and use</w:t>
      </w:r>
      <w:r>
        <w:rPr>
          <w:b/>
          <w:bCs/>
          <w:lang w:val="en-GB" w:eastAsia="en-US"/>
        </w:rPr>
        <w:t xml:space="preserve">: </w:t>
      </w:r>
      <w:r w:rsidRPr="00A85178">
        <w:rPr>
          <w:lang w:val="en-GB" w:eastAsia="en-US"/>
        </w:rPr>
        <w:t>Use the code to add it to my Jupyter Notebook</w:t>
      </w:r>
    </w:p>
    <w:p w14:paraId="3C43DDB4" w14:textId="03990CD1" w:rsidR="00A85178" w:rsidRDefault="00A85178" w:rsidP="00A85178">
      <w:pPr>
        <w:rPr>
          <w:lang w:val="en-GB" w:eastAsia="en-US"/>
        </w:rPr>
      </w:pPr>
      <w:r>
        <w:rPr>
          <w:noProof/>
          <w:lang w:val="en-GB" w:eastAsia="en-US"/>
          <w14:ligatures w14:val="standardContextual"/>
        </w:rPr>
        <w:drawing>
          <wp:anchor distT="0" distB="0" distL="114300" distR="114300" simplePos="0" relativeHeight="251662354" behindDoc="0" locked="0" layoutInCell="1" allowOverlap="1" wp14:anchorId="709A1361" wp14:editId="49987A59">
            <wp:simplePos x="0" y="0"/>
            <wp:positionH relativeFrom="margin">
              <wp:align>center</wp:align>
            </wp:positionH>
            <wp:positionV relativeFrom="paragraph">
              <wp:posOffset>10160</wp:posOffset>
            </wp:positionV>
            <wp:extent cx="4123055" cy="2247900"/>
            <wp:effectExtent l="0" t="0" r="0" b="0"/>
            <wp:wrapThrough wrapText="bothSides">
              <wp:wrapPolygon edited="0">
                <wp:start x="0" y="0"/>
                <wp:lineTo x="0" y="21417"/>
                <wp:lineTo x="21457" y="21417"/>
                <wp:lineTo x="21457" y="0"/>
                <wp:lineTo x="0" y="0"/>
              </wp:wrapPolygon>
            </wp:wrapThrough>
            <wp:docPr id="68203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026" name="Picture 68203026"/>
                    <pic:cNvPicPr/>
                  </pic:nvPicPr>
                  <pic:blipFill rotWithShape="1">
                    <a:blip r:embed="rId26">
                      <a:extLst>
                        <a:ext uri="{28A0092B-C50C-407E-A947-70E740481C1C}">
                          <a14:useLocalDpi xmlns:a14="http://schemas.microsoft.com/office/drawing/2010/main" val="0"/>
                        </a:ext>
                      </a:extLst>
                    </a:blip>
                    <a:srcRect l="39370" t="18061" r="24648" b="45020"/>
                    <a:stretch>
                      <a:fillRect/>
                    </a:stretch>
                  </pic:blipFill>
                  <pic:spPr bwMode="auto">
                    <a:xfrm>
                      <a:off x="0" y="0"/>
                      <a:ext cx="4123055" cy="224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578976" w14:textId="66D9D426" w:rsidR="00A85178" w:rsidRDefault="00A85178" w:rsidP="00A85178">
      <w:pPr>
        <w:rPr>
          <w:noProof/>
          <w:lang w:val="en-GB" w:eastAsia="en-US"/>
          <w14:ligatures w14:val="standardContextual"/>
        </w:rPr>
      </w:pPr>
    </w:p>
    <w:p w14:paraId="2F1D42F2" w14:textId="386921B8" w:rsidR="00A85178" w:rsidRDefault="00A85178" w:rsidP="00A85178">
      <w:pPr>
        <w:rPr>
          <w:lang w:val="en-GB" w:eastAsia="en-US"/>
        </w:rPr>
      </w:pPr>
    </w:p>
    <w:p w14:paraId="661A48E6" w14:textId="77777777" w:rsidR="00D31E69" w:rsidRPr="00A85178" w:rsidRDefault="00D31E69">
      <w:pPr>
        <w:rPr>
          <w:rFonts w:ascii="Times New Roman" w:hAnsi="Times New Roman" w:cs="Times New Roman"/>
          <w:lang w:val="en-GB"/>
        </w:rPr>
      </w:pPr>
    </w:p>
    <w:p w14:paraId="73464DF6" w14:textId="3E5BB952" w:rsidR="00A85178" w:rsidRDefault="00A85178">
      <w:pPr>
        <w:rPr>
          <w:rFonts w:ascii="Times New Roman" w:hAnsi="Times New Roman" w:cs="Times New Roman"/>
        </w:rPr>
      </w:pPr>
    </w:p>
    <w:p w14:paraId="649318D4" w14:textId="77777777" w:rsidR="00A85178" w:rsidRDefault="00A85178">
      <w:pPr>
        <w:rPr>
          <w:rFonts w:ascii="Times New Roman" w:hAnsi="Times New Roman" w:cs="Times New Roman"/>
        </w:rPr>
      </w:pPr>
    </w:p>
    <w:p w14:paraId="1576B9EB" w14:textId="77777777" w:rsidR="00A85178" w:rsidRDefault="00A85178">
      <w:pPr>
        <w:rPr>
          <w:rFonts w:ascii="Times New Roman" w:hAnsi="Times New Roman" w:cs="Times New Roman"/>
        </w:rPr>
      </w:pPr>
    </w:p>
    <w:p w14:paraId="220C0343" w14:textId="77777777" w:rsidR="00A85178" w:rsidRDefault="00A85178">
      <w:pPr>
        <w:rPr>
          <w:rFonts w:ascii="Times New Roman" w:hAnsi="Times New Roman" w:cs="Times New Roman"/>
        </w:rPr>
      </w:pPr>
    </w:p>
    <w:p w14:paraId="2C1345B7" w14:textId="77777777" w:rsidR="00A85178" w:rsidRDefault="00A85178">
      <w:pPr>
        <w:rPr>
          <w:rFonts w:ascii="Times New Roman" w:hAnsi="Times New Roman" w:cs="Times New Roman"/>
        </w:rPr>
      </w:pPr>
    </w:p>
    <w:p w14:paraId="424AC0CF" w14:textId="77777777" w:rsidR="00A85178" w:rsidRDefault="00A85178">
      <w:pPr>
        <w:rPr>
          <w:rFonts w:ascii="Times New Roman" w:hAnsi="Times New Roman" w:cs="Times New Roman"/>
        </w:rPr>
      </w:pPr>
    </w:p>
    <w:p w14:paraId="1326B182" w14:textId="77777777" w:rsidR="00A85178" w:rsidRPr="00A85178" w:rsidRDefault="00A85178" w:rsidP="00A85178">
      <w:pPr>
        <w:rPr>
          <w:rFonts w:ascii="Times New Roman" w:hAnsi="Times New Roman" w:cs="Times New Roman"/>
        </w:rPr>
      </w:pPr>
      <w:r w:rsidRPr="00CC79BD">
        <w:rPr>
          <w:b/>
          <w:bCs/>
          <w:lang w:val="en-GB" w:eastAsia="en-US"/>
        </w:rPr>
        <w:t>Date</w:t>
      </w:r>
      <w:r>
        <w:rPr>
          <w:lang w:val="en-GB" w:eastAsia="en-US"/>
        </w:rPr>
        <w:t>: 29/10/2026</w:t>
      </w:r>
    </w:p>
    <w:p w14:paraId="4E748AFD" w14:textId="77777777" w:rsidR="00A85178" w:rsidRDefault="00A85178" w:rsidP="00A85178">
      <w:pPr>
        <w:rPr>
          <w:lang w:val="en-GB" w:eastAsia="en-US"/>
        </w:rPr>
      </w:pPr>
      <w:r w:rsidRPr="00CC79BD">
        <w:rPr>
          <w:b/>
          <w:bCs/>
          <w:lang w:val="en-GB" w:eastAsia="en-US"/>
        </w:rPr>
        <w:t>Purpose</w:t>
      </w:r>
      <w:r>
        <w:rPr>
          <w:lang w:val="en-GB" w:eastAsia="en-US"/>
        </w:rPr>
        <w:t xml:space="preserve">: </w:t>
      </w:r>
      <w:r w:rsidRPr="00A85178">
        <w:rPr>
          <w:lang w:val="en-GB" w:eastAsia="en-US"/>
        </w:rPr>
        <w:t>How to write useful Python code that would allow you to answer the questions asked.</w:t>
      </w:r>
    </w:p>
    <w:p w14:paraId="6804DFAE" w14:textId="3491D434" w:rsidR="00A85178" w:rsidRDefault="00A85178" w:rsidP="00A85178">
      <w:pPr>
        <w:rPr>
          <w:lang w:val="en-GB" w:eastAsia="en-US"/>
        </w:rPr>
      </w:pPr>
      <w:r w:rsidRPr="00CC79BD">
        <w:rPr>
          <w:b/>
          <w:bCs/>
          <w:lang w:val="en-GB" w:eastAsia="en-US"/>
        </w:rPr>
        <w:t>Prompt</w:t>
      </w:r>
      <w:r>
        <w:rPr>
          <w:lang w:val="en-GB" w:eastAsia="en-US"/>
        </w:rPr>
        <w:t xml:space="preserve">: Using Phyton, </w:t>
      </w:r>
      <w:r>
        <w:rPr>
          <w:lang w:val="en-GB" w:eastAsia="en-US"/>
        </w:rPr>
        <w:t>how</w:t>
      </w:r>
      <w:r>
        <w:rPr>
          <w:lang w:val="en-GB" w:eastAsia="en-US"/>
        </w:rPr>
        <w:t xml:space="preserve"> </w:t>
      </w:r>
      <w:r>
        <w:rPr>
          <w:lang w:val="en-GB" w:eastAsia="en-US"/>
        </w:rPr>
        <w:t xml:space="preserve">is </w:t>
      </w:r>
      <w:r>
        <w:rPr>
          <w:lang w:val="en-GB" w:eastAsia="en-US"/>
        </w:rPr>
        <w:t>I</w:t>
      </w:r>
      <w:r>
        <w:rPr>
          <w:lang w:val="en-GB" w:eastAsia="en-US"/>
        </w:rPr>
        <w:t>t</w:t>
      </w:r>
      <w:r>
        <w:rPr>
          <w:lang w:val="en-GB" w:eastAsia="en-US"/>
        </w:rPr>
        <w:t xml:space="preserve"> </w:t>
      </w:r>
      <w:r>
        <w:rPr>
          <w:lang w:val="en-GB" w:eastAsia="en-US"/>
        </w:rPr>
        <w:t>Possible</w:t>
      </w:r>
      <w:r>
        <w:rPr>
          <w:lang w:val="en-GB" w:eastAsia="en-US"/>
        </w:rPr>
        <w:t xml:space="preserve"> </w:t>
      </w:r>
      <w:r>
        <w:rPr>
          <w:lang w:val="en-GB" w:eastAsia="en-US"/>
        </w:rPr>
        <w:t>to determine which months fall within season 3?</w:t>
      </w:r>
      <w:r>
        <w:rPr>
          <w:lang w:val="en-GB" w:eastAsia="en-US"/>
        </w:rPr>
        <w:t xml:space="preserve"> </w:t>
      </w:r>
    </w:p>
    <w:p w14:paraId="1E05F2E6" w14:textId="77777777" w:rsidR="00A85178" w:rsidRPr="00A85178" w:rsidRDefault="00A85178" w:rsidP="00A85178">
      <w:pPr>
        <w:rPr>
          <w:lang w:val="en-GB" w:eastAsia="en-US"/>
        </w:rPr>
      </w:pPr>
      <w:r w:rsidRPr="00CC79BD">
        <w:rPr>
          <w:b/>
          <w:bCs/>
          <w:lang w:val="en-GB" w:eastAsia="en-US"/>
        </w:rPr>
        <w:t>Evaluation and use</w:t>
      </w:r>
      <w:r>
        <w:rPr>
          <w:b/>
          <w:bCs/>
          <w:lang w:val="en-GB" w:eastAsia="en-US"/>
        </w:rPr>
        <w:t xml:space="preserve">: </w:t>
      </w:r>
      <w:r w:rsidRPr="00A85178">
        <w:rPr>
          <w:lang w:val="en-GB" w:eastAsia="en-US"/>
        </w:rPr>
        <w:t>Use the code to add it to my Jupyter Notebook</w:t>
      </w:r>
    </w:p>
    <w:p w14:paraId="689ABBE2" w14:textId="27BC48FB" w:rsidR="00A85178" w:rsidRDefault="00A85178">
      <w:pPr>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663378" behindDoc="0" locked="0" layoutInCell="1" allowOverlap="1" wp14:anchorId="3A28AB7C" wp14:editId="1148D07D">
            <wp:simplePos x="0" y="0"/>
            <wp:positionH relativeFrom="margin">
              <wp:align>center</wp:align>
            </wp:positionH>
            <wp:positionV relativeFrom="paragraph">
              <wp:posOffset>18415</wp:posOffset>
            </wp:positionV>
            <wp:extent cx="3897630" cy="1752600"/>
            <wp:effectExtent l="0" t="0" r="7620" b="0"/>
            <wp:wrapThrough wrapText="bothSides">
              <wp:wrapPolygon edited="0">
                <wp:start x="0" y="0"/>
                <wp:lineTo x="0" y="21365"/>
                <wp:lineTo x="21537" y="21365"/>
                <wp:lineTo x="21537" y="0"/>
                <wp:lineTo x="0" y="0"/>
              </wp:wrapPolygon>
            </wp:wrapThrough>
            <wp:docPr id="1892694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4616" name="Picture 1892694616"/>
                    <pic:cNvPicPr/>
                  </pic:nvPicPr>
                  <pic:blipFill rotWithShape="1">
                    <a:blip r:embed="rId27">
                      <a:extLst>
                        <a:ext uri="{28A0092B-C50C-407E-A947-70E740481C1C}">
                          <a14:useLocalDpi xmlns:a14="http://schemas.microsoft.com/office/drawing/2010/main" val="0"/>
                        </a:ext>
                      </a:extLst>
                    </a:blip>
                    <a:srcRect l="38946" t="26560" r="24647" b="42630"/>
                    <a:stretch>
                      <a:fillRect/>
                    </a:stretch>
                  </pic:blipFill>
                  <pic:spPr bwMode="auto">
                    <a:xfrm>
                      <a:off x="0" y="0"/>
                      <a:ext cx="3897630"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7D0458" w14:textId="66460860" w:rsidR="00A85178" w:rsidRDefault="00A85178">
      <w:pPr>
        <w:rPr>
          <w:rFonts w:ascii="Times New Roman" w:hAnsi="Times New Roman" w:cs="Times New Roman"/>
          <w:noProof/>
          <w:lang w:val="en-GB"/>
          <w14:ligatures w14:val="standardContextual"/>
        </w:rPr>
      </w:pPr>
    </w:p>
    <w:p w14:paraId="03DE57EE" w14:textId="141F74FD" w:rsidR="00A85178" w:rsidRPr="00A85178" w:rsidRDefault="00A85178">
      <w:pPr>
        <w:rPr>
          <w:rFonts w:ascii="Times New Roman" w:hAnsi="Times New Roman" w:cs="Times New Roman"/>
          <w:lang w:val="en-GB"/>
        </w:rPr>
      </w:pPr>
    </w:p>
    <w:p w14:paraId="18A655B7" w14:textId="40331291" w:rsidR="00B4184A" w:rsidRDefault="00D31E69">
      <w:pPr>
        <w:rPr>
          <w:rFonts w:ascii="Times New Roman" w:hAnsi="Times New Roman" w:cs="Times New Roman"/>
        </w:rPr>
      </w:pPr>
      <w:r>
        <w:rPr>
          <w:rFonts w:ascii="Times New Roman" w:hAnsi="Times New Roman" w:cs="Times New Roman"/>
        </w:rPr>
        <w:br w:type="page"/>
      </w:r>
    </w:p>
    <w:p w14:paraId="3CE8480A" w14:textId="77777777" w:rsidR="00B4184A" w:rsidRPr="00A85178" w:rsidRDefault="00B4184A" w:rsidP="00B4184A">
      <w:pPr>
        <w:rPr>
          <w:rFonts w:ascii="Times New Roman" w:hAnsi="Times New Roman" w:cs="Times New Roman"/>
        </w:rPr>
      </w:pPr>
      <w:r w:rsidRPr="00CC79BD">
        <w:rPr>
          <w:b/>
          <w:bCs/>
          <w:lang w:val="en-GB" w:eastAsia="en-US"/>
        </w:rPr>
        <w:lastRenderedPageBreak/>
        <w:t>Date</w:t>
      </w:r>
      <w:r>
        <w:rPr>
          <w:lang w:val="en-GB" w:eastAsia="en-US"/>
        </w:rPr>
        <w:t>: 29/10/2026</w:t>
      </w:r>
    </w:p>
    <w:p w14:paraId="5310CF85" w14:textId="745B92E4" w:rsidR="00B4184A" w:rsidRDefault="00B4184A" w:rsidP="00B4184A">
      <w:pPr>
        <w:rPr>
          <w:rFonts w:ascii="Times New Roman" w:hAnsi="Times New Roman" w:cs="Times New Roman"/>
          <w:noProof/>
          <w:lang w:val="en-GB"/>
          <w14:ligatures w14:val="standardContextual"/>
        </w:rPr>
      </w:pPr>
    </w:p>
    <w:p w14:paraId="3620746F" w14:textId="0F6ADB17" w:rsidR="00B4184A" w:rsidRDefault="00B4184A" w:rsidP="00B4184A">
      <w:pPr>
        <w:rPr>
          <w:lang w:val="en-GB" w:eastAsia="en-US"/>
        </w:rPr>
      </w:pPr>
      <w:r w:rsidRPr="00CC79BD">
        <w:rPr>
          <w:b/>
          <w:bCs/>
          <w:lang w:val="en-GB" w:eastAsia="en-US"/>
        </w:rPr>
        <w:t>Purpose</w:t>
      </w:r>
      <w:r>
        <w:rPr>
          <w:lang w:val="en-GB" w:eastAsia="en-US"/>
        </w:rPr>
        <w:t xml:space="preserve">: </w:t>
      </w:r>
      <w:r w:rsidRPr="00A85178">
        <w:rPr>
          <w:lang w:val="en-GB" w:eastAsia="en-US"/>
        </w:rPr>
        <w:t>How to write useful Python code that would allow you to answer the questions asked.</w:t>
      </w:r>
    </w:p>
    <w:p w14:paraId="161FA722" w14:textId="2F47C63A" w:rsidR="00B4184A" w:rsidRDefault="00B4184A" w:rsidP="00B4184A">
      <w:pPr>
        <w:rPr>
          <w:lang w:val="en-GB" w:eastAsia="en-US"/>
        </w:rPr>
      </w:pPr>
      <w:r w:rsidRPr="00CC79BD">
        <w:rPr>
          <w:b/>
          <w:bCs/>
          <w:lang w:val="en-GB" w:eastAsia="en-US"/>
        </w:rPr>
        <w:t>Prompt</w:t>
      </w:r>
      <w:r>
        <w:rPr>
          <w:lang w:val="en-GB" w:eastAsia="en-US"/>
        </w:rPr>
        <w:t xml:space="preserve">: </w:t>
      </w:r>
      <w:r>
        <w:rPr>
          <w:lang w:val="en-GB" w:eastAsia="en-US"/>
        </w:rPr>
        <w:t xml:space="preserve">Now we will look at how bicycle usage is distributed across the months. </w:t>
      </w:r>
    </w:p>
    <w:p w14:paraId="575B90E7" w14:textId="66C26CCC" w:rsidR="00B4184A" w:rsidRPr="00A85178" w:rsidRDefault="00B4184A" w:rsidP="00B4184A">
      <w:pPr>
        <w:rPr>
          <w:lang w:val="en-GB" w:eastAsia="en-US"/>
        </w:rPr>
      </w:pPr>
      <w:r w:rsidRPr="00CC79BD">
        <w:rPr>
          <w:b/>
          <w:bCs/>
          <w:lang w:val="en-GB" w:eastAsia="en-US"/>
        </w:rPr>
        <w:t>Evaluation and use</w:t>
      </w:r>
      <w:r>
        <w:rPr>
          <w:b/>
          <w:bCs/>
          <w:lang w:val="en-GB" w:eastAsia="en-US"/>
        </w:rPr>
        <w:t xml:space="preserve">: </w:t>
      </w:r>
      <w:r w:rsidRPr="00A85178">
        <w:rPr>
          <w:lang w:val="en-GB" w:eastAsia="en-US"/>
        </w:rPr>
        <w:t>Use the code to add it to my Jupyter Notebook</w:t>
      </w:r>
    </w:p>
    <w:p w14:paraId="2003628C" w14:textId="0D1F874F" w:rsidR="00B4184A" w:rsidRDefault="00B4184A">
      <w:pPr>
        <w:rPr>
          <w:rFonts w:ascii="Times New Roman" w:hAnsi="Times New Roman" w:cs="Times New Roman"/>
          <w:lang w:val="en-GB"/>
        </w:rPr>
      </w:pPr>
    </w:p>
    <w:p w14:paraId="4DCEB455" w14:textId="7FD2F2F9" w:rsidR="00B4184A" w:rsidRDefault="00B4184A">
      <w:pPr>
        <w:rPr>
          <w:rFonts w:ascii="Times New Roman" w:hAnsi="Times New Roman" w:cs="Times New Roman"/>
          <w:noProof/>
          <w:lang w:val="en-GB"/>
          <w14:ligatures w14:val="standardContextual"/>
        </w:rPr>
      </w:pPr>
      <w:r>
        <w:rPr>
          <w:rFonts w:ascii="Times New Roman" w:hAnsi="Times New Roman" w:cs="Times New Roman"/>
          <w:noProof/>
          <w:lang w:val="en-GB"/>
          <w14:ligatures w14:val="standardContextual"/>
        </w:rPr>
        <w:drawing>
          <wp:anchor distT="0" distB="0" distL="114300" distR="114300" simplePos="0" relativeHeight="251664402" behindDoc="0" locked="0" layoutInCell="1" allowOverlap="1" wp14:anchorId="3BB1B5CB" wp14:editId="1C2410BB">
            <wp:simplePos x="0" y="0"/>
            <wp:positionH relativeFrom="margin">
              <wp:align>center</wp:align>
            </wp:positionH>
            <wp:positionV relativeFrom="paragraph">
              <wp:posOffset>5715</wp:posOffset>
            </wp:positionV>
            <wp:extent cx="4337050" cy="2407920"/>
            <wp:effectExtent l="0" t="0" r="6350" b="0"/>
            <wp:wrapThrough wrapText="bothSides">
              <wp:wrapPolygon edited="0">
                <wp:start x="0" y="0"/>
                <wp:lineTo x="0" y="21361"/>
                <wp:lineTo x="21537" y="21361"/>
                <wp:lineTo x="21537" y="0"/>
                <wp:lineTo x="0" y="0"/>
              </wp:wrapPolygon>
            </wp:wrapThrough>
            <wp:docPr id="1646162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62382" name="Picture 1646162382"/>
                    <pic:cNvPicPr/>
                  </pic:nvPicPr>
                  <pic:blipFill rotWithShape="1">
                    <a:blip r:embed="rId28">
                      <a:extLst>
                        <a:ext uri="{28A0092B-C50C-407E-A947-70E740481C1C}">
                          <a14:useLocalDpi xmlns:a14="http://schemas.microsoft.com/office/drawing/2010/main" val="0"/>
                        </a:ext>
                      </a:extLst>
                    </a:blip>
                    <a:srcRect l="39793" t="24435" r="24365" b="38114"/>
                    <a:stretch>
                      <a:fillRect/>
                    </a:stretch>
                  </pic:blipFill>
                  <pic:spPr bwMode="auto">
                    <a:xfrm>
                      <a:off x="0" y="0"/>
                      <a:ext cx="4337050" cy="240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34F48" w14:textId="6D07DA51" w:rsidR="00B4184A" w:rsidRPr="00B4184A" w:rsidRDefault="00B4184A">
      <w:pPr>
        <w:rPr>
          <w:rFonts w:ascii="Times New Roman" w:hAnsi="Times New Roman" w:cs="Times New Roman"/>
          <w:lang w:val="en-GB"/>
        </w:rPr>
      </w:pPr>
    </w:p>
    <w:p w14:paraId="1869CED3" w14:textId="0ADBF081" w:rsidR="00B4184A" w:rsidRDefault="00B4184A">
      <w:pPr>
        <w:rPr>
          <w:rFonts w:ascii="Times New Roman" w:hAnsi="Times New Roman" w:cs="Times New Roman"/>
        </w:rPr>
      </w:pPr>
    </w:p>
    <w:p w14:paraId="304496D4" w14:textId="411F268D" w:rsidR="00B4184A" w:rsidRDefault="00B4184A">
      <w:pPr>
        <w:rPr>
          <w:rFonts w:ascii="Times New Roman" w:hAnsi="Times New Roman" w:cs="Times New Roman"/>
        </w:rPr>
      </w:pPr>
    </w:p>
    <w:p w14:paraId="08BA39E9" w14:textId="44E163FA" w:rsidR="00B4184A" w:rsidRDefault="00B4184A">
      <w:pPr>
        <w:rPr>
          <w:rFonts w:ascii="Times New Roman" w:hAnsi="Times New Roman" w:cs="Times New Roman"/>
        </w:rPr>
      </w:pPr>
    </w:p>
    <w:p w14:paraId="6CA180F6" w14:textId="6AAA3547" w:rsidR="00B4184A" w:rsidRDefault="00B4184A">
      <w:pPr>
        <w:rPr>
          <w:rFonts w:ascii="Times New Roman" w:hAnsi="Times New Roman" w:cs="Times New Roman"/>
        </w:rPr>
      </w:pPr>
    </w:p>
    <w:p w14:paraId="68F40070" w14:textId="62F75B1E" w:rsidR="00B4184A" w:rsidRDefault="00B4184A">
      <w:pPr>
        <w:rPr>
          <w:rFonts w:ascii="Times New Roman" w:hAnsi="Times New Roman" w:cs="Times New Roman"/>
        </w:rPr>
      </w:pPr>
    </w:p>
    <w:p w14:paraId="6C7B420A" w14:textId="1770F110" w:rsidR="00B4184A" w:rsidRDefault="00B4184A">
      <w:pPr>
        <w:rPr>
          <w:rFonts w:ascii="Times New Roman" w:hAnsi="Times New Roman" w:cs="Times New Roman"/>
        </w:rPr>
      </w:pPr>
    </w:p>
    <w:p w14:paraId="00811BDB" w14:textId="77777777" w:rsidR="00B4184A" w:rsidRDefault="00B4184A">
      <w:pPr>
        <w:rPr>
          <w:rFonts w:ascii="Times New Roman" w:hAnsi="Times New Roman" w:cs="Times New Roman"/>
        </w:rPr>
      </w:pPr>
    </w:p>
    <w:p w14:paraId="176C1167" w14:textId="77777777" w:rsidR="00B4184A" w:rsidRDefault="00B4184A">
      <w:pPr>
        <w:rPr>
          <w:rFonts w:ascii="Times New Roman" w:hAnsi="Times New Roman" w:cs="Times New Roman"/>
        </w:rPr>
      </w:pPr>
    </w:p>
    <w:p w14:paraId="7EC27FE0" w14:textId="4D084446" w:rsidR="00B4184A" w:rsidRDefault="00B4184A">
      <w:pPr>
        <w:rPr>
          <w:rFonts w:ascii="Times New Roman" w:hAnsi="Times New Roman" w:cs="Times New Roman"/>
        </w:rPr>
      </w:pPr>
    </w:p>
    <w:p w14:paraId="1FBE17FC" w14:textId="39D6CDF5" w:rsidR="00B4184A" w:rsidRPr="00A85178" w:rsidRDefault="00B4184A" w:rsidP="00B4184A">
      <w:pPr>
        <w:rPr>
          <w:rFonts w:ascii="Times New Roman" w:hAnsi="Times New Roman" w:cs="Times New Roman"/>
        </w:rPr>
      </w:pPr>
      <w:r w:rsidRPr="00CC79BD">
        <w:rPr>
          <w:b/>
          <w:bCs/>
          <w:lang w:val="en-GB" w:eastAsia="en-US"/>
        </w:rPr>
        <w:t>Date</w:t>
      </w:r>
      <w:r>
        <w:rPr>
          <w:lang w:val="en-GB" w:eastAsia="en-US"/>
        </w:rPr>
        <w:t xml:space="preserve">: </w:t>
      </w:r>
      <w:r>
        <w:rPr>
          <w:lang w:val="en-GB" w:eastAsia="en-US"/>
        </w:rPr>
        <w:t>30</w:t>
      </w:r>
      <w:r>
        <w:rPr>
          <w:lang w:val="en-GB" w:eastAsia="en-US"/>
        </w:rPr>
        <w:t>/10/2026</w:t>
      </w:r>
    </w:p>
    <w:p w14:paraId="5AAAD877" w14:textId="3BF98EB7" w:rsidR="00B4184A" w:rsidRDefault="00B4184A" w:rsidP="00B4184A">
      <w:pPr>
        <w:rPr>
          <w:lang w:val="en-GB" w:eastAsia="en-US"/>
        </w:rPr>
      </w:pPr>
      <w:r w:rsidRPr="00CC79BD">
        <w:rPr>
          <w:b/>
          <w:bCs/>
          <w:lang w:val="en-GB" w:eastAsia="en-US"/>
        </w:rPr>
        <w:t>Purpose</w:t>
      </w:r>
      <w:r>
        <w:rPr>
          <w:lang w:val="en-GB" w:eastAsia="en-US"/>
        </w:rPr>
        <w:t xml:space="preserve">: </w:t>
      </w:r>
      <w:r w:rsidRPr="00A85178">
        <w:rPr>
          <w:lang w:val="en-GB" w:eastAsia="en-US"/>
        </w:rPr>
        <w:t>How to write useful Python code that would allow you to answer the questions asked.</w:t>
      </w:r>
    </w:p>
    <w:p w14:paraId="673F36BA" w14:textId="61B0A778" w:rsidR="00B4184A" w:rsidRDefault="00B4184A" w:rsidP="00B4184A">
      <w:pPr>
        <w:rPr>
          <w:lang w:val="en-GB" w:eastAsia="en-US"/>
        </w:rPr>
      </w:pPr>
      <w:r w:rsidRPr="00CC79BD">
        <w:rPr>
          <w:b/>
          <w:bCs/>
          <w:lang w:val="en-GB" w:eastAsia="en-US"/>
        </w:rPr>
        <w:t>Prompt</w:t>
      </w:r>
      <w:r>
        <w:rPr>
          <w:lang w:val="en-GB" w:eastAsia="en-US"/>
        </w:rPr>
        <w:t xml:space="preserve">: </w:t>
      </w:r>
      <w:r>
        <w:rPr>
          <w:lang w:val="en-GB" w:eastAsia="en-US"/>
        </w:rPr>
        <w:t>Using Phyton, how is it possible to determinate which weeks within season 3 have the highest demand</w:t>
      </w:r>
    </w:p>
    <w:p w14:paraId="7F23742E" w14:textId="5E684480" w:rsidR="00B4184A" w:rsidRPr="00A85178" w:rsidRDefault="00B4184A" w:rsidP="00B4184A">
      <w:pPr>
        <w:rPr>
          <w:lang w:val="en-GB" w:eastAsia="en-US"/>
        </w:rPr>
      </w:pPr>
      <w:r w:rsidRPr="00CC79BD">
        <w:rPr>
          <w:b/>
          <w:bCs/>
          <w:lang w:val="en-GB" w:eastAsia="en-US"/>
        </w:rPr>
        <w:t>Evaluation and use</w:t>
      </w:r>
      <w:r>
        <w:rPr>
          <w:b/>
          <w:bCs/>
          <w:lang w:val="en-GB" w:eastAsia="en-US"/>
        </w:rPr>
        <w:t xml:space="preserve">: </w:t>
      </w:r>
      <w:r w:rsidRPr="00A85178">
        <w:rPr>
          <w:lang w:val="en-GB" w:eastAsia="en-US"/>
        </w:rPr>
        <w:t>Use the code to add it to my Jupyter Notebook</w:t>
      </w:r>
    </w:p>
    <w:p w14:paraId="6E12897A" w14:textId="5D42DB28" w:rsidR="00B4184A" w:rsidRDefault="00B4184A">
      <w:pPr>
        <w:rPr>
          <w:rFonts w:ascii="Times New Roman" w:hAnsi="Times New Roman" w:cs="Times New Roman"/>
          <w:lang w:val="en-GB"/>
        </w:rPr>
      </w:pPr>
    </w:p>
    <w:p w14:paraId="48D3BBC2" w14:textId="6912212D" w:rsidR="00B4184A" w:rsidRDefault="00B4184A">
      <w:pPr>
        <w:rPr>
          <w:rFonts w:ascii="Times New Roman" w:hAnsi="Times New Roman" w:cs="Times New Roman"/>
          <w:lang w:val="en-GB"/>
        </w:rPr>
      </w:pPr>
    </w:p>
    <w:p w14:paraId="6BC9CC0B" w14:textId="7B65961C" w:rsidR="00B4184A" w:rsidRDefault="00B4184A">
      <w:pPr>
        <w:rPr>
          <w:rFonts w:ascii="Times New Roman" w:hAnsi="Times New Roman" w:cs="Times New Roman"/>
          <w:lang w:val="en-GB"/>
        </w:rPr>
      </w:pPr>
      <w:r>
        <w:rPr>
          <w:rFonts w:ascii="Times New Roman" w:hAnsi="Times New Roman" w:cs="Times New Roman"/>
          <w:noProof/>
          <w:lang w:val="en-GB"/>
          <w14:ligatures w14:val="standardContextual"/>
        </w:rPr>
        <w:drawing>
          <wp:anchor distT="0" distB="0" distL="114300" distR="114300" simplePos="0" relativeHeight="251665426" behindDoc="0" locked="0" layoutInCell="1" allowOverlap="1" wp14:anchorId="643E0873" wp14:editId="47C9F36E">
            <wp:simplePos x="0" y="0"/>
            <wp:positionH relativeFrom="margin">
              <wp:align>center</wp:align>
            </wp:positionH>
            <wp:positionV relativeFrom="paragraph">
              <wp:posOffset>-364202</wp:posOffset>
            </wp:positionV>
            <wp:extent cx="3584575" cy="2292350"/>
            <wp:effectExtent l="0" t="0" r="0" b="0"/>
            <wp:wrapThrough wrapText="bothSides">
              <wp:wrapPolygon edited="0">
                <wp:start x="0" y="0"/>
                <wp:lineTo x="0" y="21361"/>
                <wp:lineTo x="21466" y="21361"/>
                <wp:lineTo x="21466" y="0"/>
                <wp:lineTo x="0" y="0"/>
              </wp:wrapPolygon>
            </wp:wrapThrough>
            <wp:docPr id="10623760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76076" name="Picture 1062376076"/>
                    <pic:cNvPicPr/>
                  </pic:nvPicPr>
                  <pic:blipFill rotWithShape="1">
                    <a:blip r:embed="rId29">
                      <a:extLst>
                        <a:ext uri="{28A0092B-C50C-407E-A947-70E740481C1C}">
                          <a14:useLocalDpi xmlns:a14="http://schemas.microsoft.com/office/drawing/2010/main" val="0"/>
                        </a:ext>
                      </a:extLst>
                    </a:blip>
                    <a:srcRect l="38710" t="11937" r="21002" b="39568"/>
                    <a:stretch>
                      <a:fillRect/>
                    </a:stretch>
                  </pic:blipFill>
                  <pic:spPr bwMode="auto">
                    <a:xfrm>
                      <a:off x="0" y="0"/>
                      <a:ext cx="3584575" cy="229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3FF7F5" w14:textId="77777777" w:rsidR="00B4184A" w:rsidRDefault="00B4184A">
      <w:pPr>
        <w:rPr>
          <w:rFonts w:ascii="Times New Roman" w:hAnsi="Times New Roman" w:cs="Times New Roman"/>
          <w:lang w:val="en-GB"/>
        </w:rPr>
      </w:pPr>
    </w:p>
    <w:p w14:paraId="2B3710C4" w14:textId="77777777" w:rsidR="00B4184A" w:rsidRDefault="00B4184A">
      <w:pPr>
        <w:rPr>
          <w:rFonts w:ascii="Times New Roman" w:hAnsi="Times New Roman" w:cs="Times New Roman"/>
          <w:lang w:val="en-GB"/>
        </w:rPr>
      </w:pPr>
    </w:p>
    <w:p w14:paraId="426E021A" w14:textId="77777777" w:rsidR="00B4184A" w:rsidRDefault="00B4184A">
      <w:pPr>
        <w:rPr>
          <w:rFonts w:ascii="Times New Roman" w:hAnsi="Times New Roman" w:cs="Times New Roman"/>
          <w:lang w:val="en-GB"/>
        </w:rPr>
      </w:pPr>
    </w:p>
    <w:p w14:paraId="4780D84C" w14:textId="77777777" w:rsidR="00B4184A" w:rsidRDefault="00B4184A">
      <w:pPr>
        <w:rPr>
          <w:rFonts w:ascii="Times New Roman" w:hAnsi="Times New Roman" w:cs="Times New Roman"/>
          <w:lang w:val="en-GB"/>
        </w:rPr>
      </w:pPr>
    </w:p>
    <w:p w14:paraId="7A6A6E1D" w14:textId="77777777" w:rsidR="00B4184A" w:rsidRDefault="00B4184A">
      <w:pPr>
        <w:rPr>
          <w:rFonts w:ascii="Times New Roman" w:hAnsi="Times New Roman" w:cs="Times New Roman"/>
          <w:lang w:val="en-GB"/>
        </w:rPr>
      </w:pPr>
    </w:p>
    <w:p w14:paraId="3C5024F9" w14:textId="77777777" w:rsidR="00B4184A" w:rsidRDefault="00B4184A">
      <w:pPr>
        <w:rPr>
          <w:rFonts w:ascii="Times New Roman" w:hAnsi="Times New Roman" w:cs="Times New Roman"/>
          <w:lang w:val="en-GB"/>
        </w:rPr>
      </w:pPr>
    </w:p>
    <w:p w14:paraId="4C9B42FC" w14:textId="1162F34F" w:rsidR="00B4184A" w:rsidRDefault="00B4184A" w:rsidP="00B4184A">
      <w:pPr>
        <w:pStyle w:val="Heading2"/>
        <w:rPr>
          <w:rFonts w:ascii="Times New Roman" w:hAnsi="Times New Roman" w:cs="Times New Roman"/>
          <w:i/>
          <w:iCs/>
          <w:color w:val="000000" w:themeColor="text1"/>
        </w:rPr>
      </w:pPr>
      <w:bookmarkStart w:id="62" w:name="_Toc244469554"/>
      <w:r w:rsidRPr="00B4184A">
        <w:rPr>
          <w:rFonts w:ascii="Times New Roman" w:hAnsi="Times New Roman" w:cs="Times New Roman"/>
          <w:i/>
          <w:iCs/>
          <w:color w:val="000000" w:themeColor="text1"/>
        </w:rPr>
        <w:lastRenderedPageBreak/>
        <w:t>References</w:t>
      </w:r>
      <w:bookmarkEnd w:id="62"/>
    </w:p>
    <w:p w14:paraId="54693A99" w14:textId="77777777" w:rsidR="00B4184A" w:rsidRDefault="00B4184A" w:rsidP="00B4184A">
      <w:pPr>
        <w:rPr>
          <w:lang w:val="en-GB" w:eastAsia="en-US"/>
        </w:rPr>
      </w:pPr>
    </w:p>
    <w:p w14:paraId="2F7149B3" w14:textId="77777777" w:rsidR="00B4184A" w:rsidRPr="00F83233" w:rsidRDefault="00B4184A" w:rsidP="00B4184A">
      <w:proofErr w:type="spellStart"/>
      <w:r w:rsidRPr="00F83233">
        <w:t>Fanaee</w:t>
      </w:r>
      <w:proofErr w:type="spellEnd"/>
      <w:r w:rsidRPr="00F83233">
        <w:t xml:space="preserve">-T, H. (2013) </w:t>
      </w:r>
      <w:r w:rsidRPr="00F83233">
        <w:rPr>
          <w:i/>
          <w:iCs/>
        </w:rPr>
        <w:t>Bike Sharing</w:t>
      </w:r>
      <w:r w:rsidRPr="00F83233">
        <w:t xml:space="preserve">. UCI Machine Learning Repository. Available at: </w:t>
      </w:r>
      <w:hyperlink r:id="rId30" w:history="1">
        <w:r w:rsidRPr="00F83233">
          <w:rPr>
            <w:rStyle w:val="Hyperlink"/>
          </w:rPr>
          <w:t>https://doi.org/10.24432/C5W894</w:t>
        </w:r>
      </w:hyperlink>
      <w:r w:rsidRPr="00F83233">
        <w:t xml:space="preserve"> (Accessed: 1 November 2026).</w:t>
      </w:r>
    </w:p>
    <w:p w14:paraId="0308768F" w14:textId="77777777" w:rsidR="00B4184A" w:rsidRPr="00B4184A" w:rsidRDefault="00B4184A" w:rsidP="00B4184A">
      <w:pPr>
        <w:rPr>
          <w:lang w:eastAsia="en-US"/>
        </w:rPr>
      </w:pPr>
    </w:p>
    <w:sectPr w:rsidR="00B4184A" w:rsidRPr="00B4184A" w:rsidSect="004F643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C30F" w14:textId="77777777" w:rsidR="003D7455" w:rsidRDefault="003D7455" w:rsidP="00B4184A">
      <w:pPr>
        <w:spacing w:after="0" w:line="240" w:lineRule="auto"/>
      </w:pPr>
      <w:r>
        <w:separator/>
      </w:r>
    </w:p>
  </w:endnote>
  <w:endnote w:type="continuationSeparator" w:id="0">
    <w:p w14:paraId="61072812" w14:textId="77777777" w:rsidR="003D7455" w:rsidRDefault="003D7455" w:rsidP="00B41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E4D6B" w14:textId="77777777" w:rsidR="003D7455" w:rsidRDefault="003D7455" w:rsidP="00B4184A">
      <w:pPr>
        <w:spacing w:after="0" w:line="240" w:lineRule="auto"/>
      </w:pPr>
      <w:r>
        <w:separator/>
      </w:r>
    </w:p>
  </w:footnote>
  <w:footnote w:type="continuationSeparator" w:id="0">
    <w:p w14:paraId="06E14762" w14:textId="77777777" w:rsidR="003D7455" w:rsidRDefault="003D7455" w:rsidP="00B4184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as Cancino">
    <w15:presenceInfo w15:providerId="Windows Live" w15:userId="216e78347286758b"/>
  </w15:person>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4E4"/>
    <w:rsid w:val="00020415"/>
    <w:rsid w:val="00020EA1"/>
    <w:rsid w:val="00065F96"/>
    <w:rsid w:val="000D799E"/>
    <w:rsid w:val="001112A0"/>
    <w:rsid w:val="00120D64"/>
    <w:rsid w:val="001212DB"/>
    <w:rsid w:val="00183EED"/>
    <w:rsid w:val="001A1E29"/>
    <w:rsid w:val="001A4EDE"/>
    <w:rsid w:val="001E43ED"/>
    <w:rsid w:val="00236A62"/>
    <w:rsid w:val="002667F4"/>
    <w:rsid w:val="00276F8A"/>
    <w:rsid w:val="002C74F9"/>
    <w:rsid w:val="002D4A73"/>
    <w:rsid w:val="00333F78"/>
    <w:rsid w:val="0039052A"/>
    <w:rsid w:val="003932B5"/>
    <w:rsid w:val="003B3EE4"/>
    <w:rsid w:val="003D7164"/>
    <w:rsid w:val="003D7455"/>
    <w:rsid w:val="004279E3"/>
    <w:rsid w:val="00491FF0"/>
    <w:rsid w:val="00494E2E"/>
    <w:rsid w:val="004E0D5A"/>
    <w:rsid w:val="004F22E4"/>
    <w:rsid w:val="004F6433"/>
    <w:rsid w:val="0054412B"/>
    <w:rsid w:val="005501C9"/>
    <w:rsid w:val="005502D7"/>
    <w:rsid w:val="0056111C"/>
    <w:rsid w:val="00562D94"/>
    <w:rsid w:val="0056660A"/>
    <w:rsid w:val="0058437C"/>
    <w:rsid w:val="005C00F0"/>
    <w:rsid w:val="00626600"/>
    <w:rsid w:val="006670C5"/>
    <w:rsid w:val="00671559"/>
    <w:rsid w:val="006D2902"/>
    <w:rsid w:val="006D7B3A"/>
    <w:rsid w:val="006F64C8"/>
    <w:rsid w:val="007658F0"/>
    <w:rsid w:val="007A65C6"/>
    <w:rsid w:val="00872DBE"/>
    <w:rsid w:val="00883B5B"/>
    <w:rsid w:val="00884884"/>
    <w:rsid w:val="008B5F65"/>
    <w:rsid w:val="008F0284"/>
    <w:rsid w:val="00903791"/>
    <w:rsid w:val="0094021A"/>
    <w:rsid w:val="009674E4"/>
    <w:rsid w:val="009867C3"/>
    <w:rsid w:val="00A17325"/>
    <w:rsid w:val="00A17D48"/>
    <w:rsid w:val="00A41A23"/>
    <w:rsid w:val="00A51577"/>
    <w:rsid w:val="00A62FA9"/>
    <w:rsid w:val="00A8189E"/>
    <w:rsid w:val="00A85178"/>
    <w:rsid w:val="00A908BE"/>
    <w:rsid w:val="00AA4F87"/>
    <w:rsid w:val="00AA7540"/>
    <w:rsid w:val="00AF2B0B"/>
    <w:rsid w:val="00AF7A33"/>
    <w:rsid w:val="00B4184A"/>
    <w:rsid w:val="00B5183C"/>
    <w:rsid w:val="00B7596E"/>
    <w:rsid w:val="00BA4009"/>
    <w:rsid w:val="00BA61D0"/>
    <w:rsid w:val="00BD30B2"/>
    <w:rsid w:val="00BE1B9A"/>
    <w:rsid w:val="00C10847"/>
    <w:rsid w:val="00C52CFA"/>
    <w:rsid w:val="00C965EB"/>
    <w:rsid w:val="00CA0B8E"/>
    <w:rsid w:val="00CA4E14"/>
    <w:rsid w:val="00CB3FDB"/>
    <w:rsid w:val="00CC79BD"/>
    <w:rsid w:val="00CE72C6"/>
    <w:rsid w:val="00D31E69"/>
    <w:rsid w:val="00D43266"/>
    <w:rsid w:val="00D602A7"/>
    <w:rsid w:val="00D902BD"/>
    <w:rsid w:val="00DD15FF"/>
    <w:rsid w:val="00E16466"/>
    <w:rsid w:val="00E259EE"/>
    <w:rsid w:val="00E35288"/>
    <w:rsid w:val="00E37911"/>
    <w:rsid w:val="00E42BB0"/>
    <w:rsid w:val="00E92546"/>
    <w:rsid w:val="00E96B4D"/>
    <w:rsid w:val="00EA4A10"/>
    <w:rsid w:val="00EB4C61"/>
    <w:rsid w:val="00EB7B10"/>
    <w:rsid w:val="00EC1029"/>
    <w:rsid w:val="00F164A4"/>
    <w:rsid w:val="00F55E90"/>
    <w:rsid w:val="00F83062"/>
    <w:rsid w:val="00FA0B73"/>
    <w:rsid w:val="00FC10DE"/>
    <w:rsid w:val="00FD3203"/>
    <w:rsid w:val="00FF3F2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50668"/>
  <w15:chartTrackingRefBased/>
  <w15:docId w15:val="{FD4371F6-248B-4CF9-B801-06051C1A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3C"/>
    <w:rPr>
      <w:rFonts w:ascii="Calibri" w:eastAsia="Calibri" w:hAnsi="Calibri" w:cs="Calibri"/>
      <w:lang w:val="en-IE" w:eastAsia="en-IE"/>
      <w14:ligatures w14:val="none"/>
    </w:rPr>
  </w:style>
  <w:style w:type="paragraph" w:styleId="Heading1">
    <w:name w:val="heading 1"/>
    <w:basedOn w:val="Normal"/>
    <w:next w:val="Normal"/>
    <w:link w:val="Heading1Char"/>
    <w:uiPriority w:val="9"/>
    <w:qFormat/>
    <w:rsid w:val="009674E4"/>
    <w:pPr>
      <w:keepNext/>
      <w:keepLines/>
      <w:spacing w:before="360" w:after="80"/>
      <w:outlineLvl w:val="0"/>
    </w:pPr>
    <w:rPr>
      <w:rFonts w:asciiTheme="majorHAnsi" w:eastAsiaTheme="majorEastAsia" w:hAnsiTheme="majorHAnsi" w:cstheme="majorBidi"/>
      <w:color w:val="0F4761" w:themeColor="accent1" w:themeShade="BF"/>
      <w:sz w:val="40"/>
      <w:szCs w:val="40"/>
      <w:lang w:val="en-GB" w:eastAsia="en-US"/>
      <w14:ligatures w14:val="standardContextual"/>
    </w:rPr>
  </w:style>
  <w:style w:type="paragraph" w:styleId="Heading2">
    <w:name w:val="heading 2"/>
    <w:basedOn w:val="Normal"/>
    <w:next w:val="Normal"/>
    <w:link w:val="Heading2Char"/>
    <w:uiPriority w:val="9"/>
    <w:unhideWhenUsed/>
    <w:qFormat/>
    <w:rsid w:val="009674E4"/>
    <w:pPr>
      <w:keepNext/>
      <w:keepLines/>
      <w:spacing w:before="160" w:after="80"/>
      <w:outlineLvl w:val="1"/>
    </w:pPr>
    <w:rPr>
      <w:rFonts w:asciiTheme="majorHAnsi" w:eastAsiaTheme="majorEastAsia" w:hAnsiTheme="majorHAnsi" w:cstheme="majorBidi"/>
      <w:color w:val="0F4761" w:themeColor="accent1" w:themeShade="BF"/>
      <w:sz w:val="32"/>
      <w:szCs w:val="32"/>
      <w:lang w:val="en-GB" w:eastAsia="en-US"/>
      <w14:ligatures w14:val="standardContextual"/>
    </w:rPr>
  </w:style>
  <w:style w:type="paragraph" w:styleId="Heading3">
    <w:name w:val="heading 3"/>
    <w:basedOn w:val="Normal"/>
    <w:next w:val="Normal"/>
    <w:link w:val="Heading3Char"/>
    <w:uiPriority w:val="9"/>
    <w:unhideWhenUsed/>
    <w:qFormat/>
    <w:rsid w:val="009674E4"/>
    <w:pPr>
      <w:keepNext/>
      <w:keepLines/>
      <w:spacing w:before="160" w:after="80"/>
      <w:outlineLvl w:val="2"/>
    </w:pPr>
    <w:rPr>
      <w:rFonts w:asciiTheme="minorHAnsi" w:eastAsiaTheme="majorEastAsia" w:hAnsiTheme="minorHAnsi" w:cstheme="majorBidi"/>
      <w:color w:val="0F4761" w:themeColor="accent1" w:themeShade="BF"/>
      <w:sz w:val="28"/>
      <w:szCs w:val="28"/>
      <w:lang w:val="en-GB" w:eastAsia="en-US"/>
      <w14:ligatures w14:val="standardContextual"/>
    </w:rPr>
  </w:style>
  <w:style w:type="paragraph" w:styleId="Heading4">
    <w:name w:val="heading 4"/>
    <w:basedOn w:val="Normal"/>
    <w:next w:val="Normal"/>
    <w:link w:val="Heading4Char"/>
    <w:uiPriority w:val="9"/>
    <w:semiHidden/>
    <w:unhideWhenUsed/>
    <w:qFormat/>
    <w:rsid w:val="009674E4"/>
    <w:pPr>
      <w:keepNext/>
      <w:keepLines/>
      <w:spacing w:before="80" w:after="40"/>
      <w:outlineLvl w:val="3"/>
    </w:pPr>
    <w:rPr>
      <w:rFonts w:asciiTheme="minorHAnsi" w:eastAsiaTheme="majorEastAsia" w:hAnsiTheme="minorHAnsi" w:cstheme="majorBidi"/>
      <w:i/>
      <w:iCs/>
      <w:color w:val="0F4761" w:themeColor="accent1" w:themeShade="BF"/>
      <w:lang w:val="en-GB" w:eastAsia="en-US"/>
      <w14:ligatures w14:val="standardContextual"/>
    </w:rPr>
  </w:style>
  <w:style w:type="paragraph" w:styleId="Heading5">
    <w:name w:val="heading 5"/>
    <w:basedOn w:val="Normal"/>
    <w:next w:val="Normal"/>
    <w:link w:val="Heading5Char"/>
    <w:uiPriority w:val="9"/>
    <w:semiHidden/>
    <w:unhideWhenUsed/>
    <w:qFormat/>
    <w:rsid w:val="009674E4"/>
    <w:pPr>
      <w:keepNext/>
      <w:keepLines/>
      <w:spacing w:before="80" w:after="40"/>
      <w:outlineLvl w:val="4"/>
    </w:pPr>
    <w:rPr>
      <w:rFonts w:asciiTheme="minorHAnsi" w:eastAsiaTheme="majorEastAsia" w:hAnsiTheme="minorHAnsi" w:cstheme="majorBidi"/>
      <w:color w:val="0F4761" w:themeColor="accent1" w:themeShade="BF"/>
      <w:lang w:val="en-GB" w:eastAsia="en-US"/>
      <w14:ligatures w14:val="standardContextual"/>
    </w:rPr>
  </w:style>
  <w:style w:type="paragraph" w:styleId="Heading6">
    <w:name w:val="heading 6"/>
    <w:basedOn w:val="Normal"/>
    <w:next w:val="Normal"/>
    <w:link w:val="Heading6Char"/>
    <w:uiPriority w:val="9"/>
    <w:semiHidden/>
    <w:unhideWhenUsed/>
    <w:qFormat/>
    <w:rsid w:val="009674E4"/>
    <w:pPr>
      <w:keepNext/>
      <w:keepLines/>
      <w:spacing w:before="40" w:after="0"/>
      <w:outlineLvl w:val="5"/>
    </w:pPr>
    <w:rPr>
      <w:rFonts w:asciiTheme="minorHAnsi" w:eastAsiaTheme="majorEastAsia" w:hAnsiTheme="minorHAnsi" w:cstheme="majorBidi"/>
      <w:i/>
      <w:iCs/>
      <w:color w:val="595959" w:themeColor="text1" w:themeTint="A6"/>
      <w:lang w:val="en-GB" w:eastAsia="en-US"/>
      <w14:ligatures w14:val="standardContextual"/>
    </w:rPr>
  </w:style>
  <w:style w:type="paragraph" w:styleId="Heading7">
    <w:name w:val="heading 7"/>
    <w:basedOn w:val="Normal"/>
    <w:next w:val="Normal"/>
    <w:link w:val="Heading7Char"/>
    <w:uiPriority w:val="9"/>
    <w:semiHidden/>
    <w:unhideWhenUsed/>
    <w:qFormat/>
    <w:rsid w:val="009674E4"/>
    <w:pPr>
      <w:keepNext/>
      <w:keepLines/>
      <w:spacing w:before="40" w:after="0"/>
      <w:outlineLvl w:val="6"/>
    </w:pPr>
    <w:rPr>
      <w:rFonts w:asciiTheme="minorHAnsi" w:eastAsiaTheme="majorEastAsia" w:hAnsiTheme="minorHAnsi" w:cstheme="majorBidi"/>
      <w:color w:val="595959" w:themeColor="text1" w:themeTint="A6"/>
      <w:lang w:val="en-GB" w:eastAsia="en-US"/>
      <w14:ligatures w14:val="standardContextual"/>
    </w:rPr>
  </w:style>
  <w:style w:type="paragraph" w:styleId="Heading8">
    <w:name w:val="heading 8"/>
    <w:basedOn w:val="Normal"/>
    <w:next w:val="Normal"/>
    <w:link w:val="Heading8Char"/>
    <w:uiPriority w:val="9"/>
    <w:semiHidden/>
    <w:unhideWhenUsed/>
    <w:qFormat/>
    <w:rsid w:val="009674E4"/>
    <w:pPr>
      <w:keepNext/>
      <w:keepLines/>
      <w:spacing w:after="0"/>
      <w:outlineLvl w:val="7"/>
    </w:pPr>
    <w:rPr>
      <w:rFonts w:asciiTheme="minorHAnsi" w:eastAsiaTheme="majorEastAsia" w:hAnsiTheme="minorHAnsi" w:cstheme="majorBidi"/>
      <w:i/>
      <w:iCs/>
      <w:color w:val="272727" w:themeColor="text1" w:themeTint="D8"/>
      <w:lang w:val="en-GB" w:eastAsia="en-US"/>
      <w14:ligatures w14:val="standardContextual"/>
    </w:rPr>
  </w:style>
  <w:style w:type="paragraph" w:styleId="Heading9">
    <w:name w:val="heading 9"/>
    <w:basedOn w:val="Normal"/>
    <w:next w:val="Normal"/>
    <w:link w:val="Heading9Char"/>
    <w:uiPriority w:val="9"/>
    <w:semiHidden/>
    <w:unhideWhenUsed/>
    <w:qFormat/>
    <w:rsid w:val="009674E4"/>
    <w:pPr>
      <w:keepNext/>
      <w:keepLines/>
      <w:spacing w:after="0"/>
      <w:outlineLvl w:val="8"/>
    </w:pPr>
    <w:rPr>
      <w:rFonts w:asciiTheme="minorHAnsi" w:eastAsiaTheme="majorEastAsia" w:hAnsiTheme="minorHAnsi" w:cstheme="majorBidi"/>
      <w:color w:val="272727" w:themeColor="text1" w:themeTint="D8"/>
      <w:lang w:val="en-GB"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4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74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74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74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74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7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4E4"/>
    <w:rPr>
      <w:rFonts w:eastAsiaTheme="majorEastAsia" w:cstheme="majorBidi"/>
      <w:color w:val="272727" w:themeColor="text1" w:themeTint="D8"/>
    </w:rPr>
  </w:style>
  <w:style w:type="paragraph" w:styleId="Title">
    <w:name w:val="Title"/>
    <w:basedOn w:val="Normal"/>
    <w:next w:val="Normal"/>
    <w:link w:val="TitleChar"/>
    <w:uiPriority w:val="10"/>
    <w:qFormat/>
    <w:rsid w:val="009674E4"/>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967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4E4"/>
    <w:pPr>
      <w:numPr>
        <w:ilvl w:val="1"/>
      </w:numPr>
    </w:pPr>
    <w:rPr>
      <w:rFonts w:asciiTheme="minorHAnsi" w:eastAsiaTheme="majorEastAsia" w:hAnsiTheme="minorHAnsi" w:cstheme="majorBidi"/>
      <w:color w:val="595959" w:themeColor="text1" w:themeTint="A6"/>
      <w:spacing w:val="15"/>
      <w:sz w:val="28"/>
      <w:szCs w:val="28"/>
      <w:lang w:val="en-GB" w:eastAsia="en-US"/>
      <w14:ligatures w14:val="standardContextual"/>
    </w:rPr>
  </w:style>
  <w:style w:type="character" w:customStyle="1" w:styleId="SubtitleChar">
    <w:name w:val="Subtitle Char"/>
    <w:basedOn w:val="DefaultParagraphFont"/>
    <w:link w:val="Subtitle"/>
    <w:uiPriority w:val="11"/>
    <w:rsid w:val="00967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4E4"/>
    <w:pPr>
      <w:spacing w:before="160"/>
      <w:jc w:val="center"/>
    </w:pPr>
    <w:rPr>
      <w:rFonts w:asciiTheme="minorHAnsi" w:eastAsiaTheme="minorHAnsi" w:hAnsiTheme="minorHAnsi" w:cstheme="minorBidi"/>
      <w:i/>
      <w:iCs/>
      <w:color w:val="404040" w:themeColor="text1" w:themeTint="BF"/>
      <w:lang w:val="en-GB" w:eastAsia="en-US"/>
      <w14:ligatures w14:val="standardContextual"/>
    </w:rPr>
  </w:style>
  <w:style w:type="character" w:customStyle="1" w:styleId="QuoteChar">
    <w:name w:val="Quote Char"/>
    <w:basedOn w:val="DefaultParagraphFont"/>
    <w:link w:val="Quote"/>
    <w:uiPriority w:val="29"/>
    <w:rsid w:val="009674E4"/>
    <w:rPr>
      <w:i/>
      <w:iCs/>
      <w:color w:val="404040" w:themeColor="text1" w:themeTint="BF"/>
    </w:rPr>
  </w:style>
  <w:style w:type="paragraph" w:styleId="ListParagraph">
    <w:name w:val="List Paragraph"/>
    <w:basedOn w:val="Normal"/>
    <w:uiPriority w:val="34"/>
    <w:qFormat/>
    <w:rsid w:val="009674E4"/>
    <w:pPr>
      <w:ind w:left="720"/>
      <w:contextualSpacing/>
    </w:pPr>
    <w:rPr>
      <w:rFonts w:asciiTheme="minorHAnsi" w:eastAsiaTheme="minorHAnsi" w:hAnsiTheme="minorHAnsi" w:cstheme="minorBidi"/>
      <w:lang w:val="en-GB" w:eastAsia="en-US"/>
      <w14:ligatures w14:val="standardContextual"/>
    </w:rPr>
  </w:style>
  <w:style w:type="character" w:styleId="IntenseEmphasis">
    <w:name w:val="Intense Emphasis"/>
    <w:basedOn w:val="DefaultParagraphFont"/>
    <w:uiPriority w:val="21"/>
    <w:qFormat/>
    <w:rsid w:val="009674E4"/>
    <w:rPr>
      <w:i/>
      <w:iCs/>
      <w:color w:val="0F4761" w:themeColor="accent1" w:themeShade="BF"/>
    </w:rPr>
  </w:style>
  <w:style w:type="paragraph" w:styleId="IntenseQuote">
    <w:name w:val="Intense Quote"/>
    <w:basedOn w:val="Normal"/>
    <w:next w:val="Normal"/>
    <w:link w:val="IntenseQuoteChar"/>
    <w:uiPriority w:val="30"/>
    <w:qFormat/>
    <w:rsid w:val="009674E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lang w:val="en-GB" w:eastAsia="en-US"/>
      <w14:ligatures w14:val="standardContextual"/>
    </w:rPr>
  </w:style>
  <w:style w:type="character" w:customStyle="1" w:styleId="IntenseQuoteChar">
    <w:name w:val="Intense Quote Char"/>
    <w:basedOn w:val="DefaultParagraphFont"/>
    <w:link w:val="IntenseQuote"/>
    <w:uiPriority w:val="30"/>
    <w:rsid w:val="009674E4"/>
    <w:rPr>
      <w:i/>
      <w:iCs/>
      <w:color w:val="0F4761" w:themeColor="accent1" w:themeShade="BF"/>
    </w:rPr>
  </w:style>
  <w:style w:type="character" w:styleId="IntenseReference">
    <w:name w:val="Intense Reference"/>
    <w:basedOn w:val="DefaultParagraphFont"/>
    <w:uiPriority w:val="32"/>
    <w:qFormat/>
    <w:rsid w:val="009674E4"/>
    <w:rPr>
      <w:b/>
      <w:bCs/>
      <w:smallCaps/>
      <w:color w:val="0F4761" w:themeColor="accent1" w:themeShade="BF"/>
      <w:spacing w:val="5"/>
    </w:rPr>
  </w:style>
  <w:style w:type="character" w:styleId="Hyperlink">
    <w:name w:val="Hyperlink"/>
    <w:basedOn w:val="DefaultParagraphFont"/>
    <w:uiPriority w:val="99"/>
    <w:unhideWhenUsed/>
    <w:rsid w:val="00E37911"/>
    <w:rPr>
      <w:color w:val="467886" w:themeColor="hyperlink"/>
      <w:u w:val="single"/>
    </w:rPr>
  </w:style>
  <w:style w:type="character" w:styleId="UnresolvedMention">
    <w:name w:val="Unresolved Mention"/>
    <w:basedOn w:val="DefaultParagraphFont"/>
    <w:uiPriority w:val="99"/>
    <w:semiHidden/>
    <w:unhideWhenUsed/>
    <w:rsid w:val="00E37911"/>
    <w:rPr>
      <w:color w:val="605E5C"/>
      <w:shd w:val="clear" w:color="auto" w:fill="E1DFDD"/>
    </w:rPr>
  </w:style>
  <w:style w:type="table" w:styleId="TableGrid">
    <w:name w:val="Table Grid"/>
    <w:basedOn w:val="TableNormal"/>
    <w:uiPriority w:val="39"/>
    <w:rsid w:val="00E37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E37911"/>
    <w:pPr>
      <w:spacing w:after="0" w:line="240" w:lineRule="auto"/>
    </w:pPr>
    <w:rPr>
      <w:rFonts w:eastAsiaTheme="minorEastAsia"/>
      <w:lang w:eastAsia="en-GB"/>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paragraph" w:styleId="NormalWeb">
    <w:name w:val="Normal (Web)"/>
    <w:basedOn w:val="Normal"/>
    <w:uiPriority w:val="99"/>
    <w:semiHidden/>
    <w:unhideWhenUsed/>
    <w:rsid w:val="00E3791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5C00F0"/>
    <w:pPr>
      <w:spacing w:before="240" w:after="0"/>
      <w:outlineLvl w:val="9"/>
    </w:pPr>
    <w:rPr>
      <w:sz w:val="32"/>
      <w:szCs w:val="32"/>
      <w:lang w:eastAsia="en-GB"/>
      <w14:ligatures w14:val="none"/>
    </w:rPr>
  </w:style>
  <w:style w:type="paragraph" w:styleId="TOC1">
    <w:name w:val="toc 1"/>
    <w:basedOn w:val="Normal"/>
    <w:next w:val="Normal"/>
    <w:autoRedefine/>
    <w:uiPriority w:val="39"/>
    <w:unhideWhenUsed/>
    <w:rsid w:val="005C00F0"/>
    <w:pPr>
      <w:spacing w:after="100"/>
    </w:pPr>
  </w:style>
  <w:style w:type="paragraph" w:styleId="TOC2">
    <w:name w:val="toc 2"/>
    <w:basedOn w:val="Normal"/>
    <w:next w:val="Normal"/>
    <w:autoRedefine/>
    <w:uiPriority w:val="39"/>
    <w:unhideWhenUsed/>
    <w:rsid w:val="005C00F0"/>
    <w:pPr>
      <w:spacing w:after="100"/>
      <w:ind w:left="220"/>
    </w:pPr>
  </w:style>
  <w:style w:type="paragraph" w:styleId="TOC3">
    <w:name w:val="toc 3"/>
    <w:basedOn w:val="Normal"/>
    <w:next w:val="Normal"/>
    <w:autoRedefine/>
    <w:uiPriority w:val="39"/>
    <w:unhideWhenUsed/>
    <w:rsid w:val="005C00F0"/>
    <w:pPr>
      <w:spacing w:after="100"/>
      <w:ind w:left="440"/>
    </w:pPr>
  </w:style>
  <w:style w:type="paragraph" w:styleId="Header">
    <w:name w:val="header"/>
    <w:basedOn w:val="Normal"/>
    <w:link w:val="HeaderChar"/>
    <w:uiPriority w:val="99"/>
    <w:unhideWhenUsed/>
    <w:rsid w:val="00B4184A"/>
    <w:pPr>
      <w:tabs>
        <w:tab w:val="center" w:pos="4252"/>
        <w:tab w:val="right" w:pos="8504"/>
      </w:tabs>
      <w:spacing w:after="0" w:line="240" w:lineRule="auto"/>
    </w:pPr>
  </w:style>
  <w:style w:type="character" w:customStyle="1" w:styleId="HeaderChar">
    <w:name w:val="Header Char"/>
    <w:basedOn w:val="DefaultParagraphFont"/>
    <w:link w:val="Header"/>
    <w:uiPriority w:val="99"/>
    <w:rsid w:val="00B4184A"/>
    <w:rPr>
      <w:rFonts w:ascii="Calibri" w:eastAsia="Calibri" w:hAnsi="Calibri" w:cs="Calibri"/>
      <w:lang w:val="en-IE" w:eastAsia="en-IE"/>
      <w14:ligatures w14:val="none"/>
    </w:rPr>
  </w:style>
  <w:style w:type="paragraph" w:styleId="Footer">
    <w:name w:val="footer"/>
    <w:basedOn w:val="Normal"/>
    <w:link w:val="FooterChar"/>
    <w:uiPriority w:val="99"/>
    <w:unhideWhenUsed/>
    <w:rsid w:val="00B4184A"/>
    <w:pPr>
      <w:tabs>
        <w:tab w:val="center" w:pos="4252"/>
        <w:tab w:val="right" w:pos="8504"/>
      </w:tabs>
      <w:spacing w:after="0" w:line="240" w:lineRule="auto"/>
    </w:pPr>
  </w:style>
  <w:style w:type="character" w:customStyle="1" w:styleId="FooterChar">
    <w:name w:val="Footer Char"/>
    <w:basedOn w:val="DefaultParagraphFont"/>
    <w:link w:val="Footer"/>
    <w:uiPriority w:val="99"/>
    <w:rsid w:val="00B4184A"/>
    <w:rPr>
      <w:rFonts w:ascii="Calibri" w:eastAsia="Calibri" w:hAnsi="Calibri" w:cs="Calibri"/>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i.org/10.24432/C5W894"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DBCBB-35CF-4990-B922-305804E6F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2560</Words>
  <Characters>14595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Cancino</dc:creator>
  <cp:keywords/>
  <dc:description/>
  <cp:lastModifiedBy>Nicolas Cancino</cp:lastModifiedBy>
  <cp:revision>3</cp:revision>
  <dcterms:created xsi:type="dcterms:W3CDTF">2026-11-01T23:01:00Z</dcterms:created>
  <dcterms:modified xsi:type="dcterms:W3CDTF">2026-11-01T23:52:00Z</dcterms:modified>
</cp:coreProperties>
</file>