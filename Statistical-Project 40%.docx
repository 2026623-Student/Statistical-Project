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DDA77" w14:textId="77777777" w:rsidR="00B5183C" w:rsidRPr="001D0F43" w:rsidRDefault="00B5183C" w:rsidP="00B5183C">
      <w:pPr>
        <w:rPr>
          <w:rFonts w:ascii="Times New Roman" w:hAnsi="Times New Roman" w:cs="Times New Roman"/>
          <w:rPrChange w:id="0" w:author="Nicolas Cancino" w:date="2026-10-19T19:09:00Z" w16du:dateUtc="2026-10-19T18:09:00Z">
            <w:rPr/>
          </w:rPrChange>
        </w:rPr>
      </w:pPr>
      <w:r w:rsidRPr="001D0F43">
        <w:rPr>
          <w:rFonts w:ascii="Times New Roman" w:hAnsi="Times New Roman" w:cs="Times New Roman"/>
          <w:noProof/>
          <w:rPrChange w:id="1" w:author="Nicolas Cancino" w:date="2026-10-19T19:09:00Z" w16du:dateUtc="2026-10-19T18:09:00Z">
            <w:rPr>
              <w:noProof/>
            </w:rPr>
          </w:rPrChange>
        </w:rPr>
        <w:drawing>
          <wp:anchor distT="0" distB="0" distL="114300" distR="114300" simplePos="0" relativeHeight="251660288" behindDoc="0" locked="0" layoutInCell="1" hidden="0" allowOverlap="1" wp14:anchorId="08388E1C" wp14:editId="7CB07D25">
            <wp:simplePos x="0" y="0"/>
            <wp:positionH relativeFrom="margin">
              <wp:posOffset>3212465</wp:posOffset>
            </wp:positionH>
            <wp:positionV relativeFrom="margin">
              <wp:posOffset>-417195</wp:posOffset>
            </wp:positionV>
            <wp:extent cx="3143885" cy="1244600"/>
            <wp:effectExtent l="0" t="0" r="0" b="0"/>
            <wp:wrapSquare wrapText="bothSides" distT="0" distB="0" distL="114300" distR="114300"/>
            <wp:docPr id="1728545883" name="image1.png" descr="A logo for college computing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for college computing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3885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0F43">
        <w:rPr>
          <w:rFonts w:ascii="Times New Roman" w:hAnsi="Times New Roman" w:cs="Times New Roman"/>
          <w:noProof/>
          <w:rPrChange w:id="2" w:author="Nicolas Cancino" w:date="2026-10-19T19:09:00Z" w16du:dateUtc="2026-10-19T18:09:00Z">
            <w:rPr>
              <w:noProof/>
            </w:rPr>
          </w:rPrChange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19BDDE65" wp14:editId="2409762D">
                <wp:simplePos x="0" y="0"/>
                <wp:positionH relativeFrom="page">
                  <wp:posOffset>428625</wp:posOffset>
                </wp:positionH>
                <wp:positionV relativeFrom="margin">
                  <wp:posOffset>-1170304</wp:posOffset>
                </wp:positionV>
                <wp:extent cx="228600" cy="10403359"/>
                <wp:effectExtent l="0" t="0" r="0" b="0"/>
                <wp:wrapNone/>
                <wp:docPr id="1728545881" name="Group 1728545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10403359"/>
                          <a:chOff x="5231700" y="0"/>
                          <a:chExt cx="228600" cy="7560000"/>
                        </a:xfrm>
                      </wpg:grpSpPr>
                      <wpg:grpSp>
                        <wpg:cNvPr id="150243782" name="Group 150243782"/>
                        <wpg:cNvGrpSpPr/>
                        <wpg:grpSpPr>
                          <a:xfrm>
                            <a:off x="5231700" y="0"/>
                            <a:ext cx="228600" cy="7560000"/>
                            <a:chOff x="0" y="0"/>
                            <a:chExt cx="228600" cy="9144000"/>
                          </a:xfrm>
                        </wpg:grpSpPr>
                        <wps:wsp>
                          <wps:cNvPr id="1022607563" name="Rectangle 1022607563"/>
                          <wps:cNvSpPr/>
                          <wps:spPr>
                            <a:xfrm>
                              <a:off x="0" y="0"/>
                              <a:ext cx="228600" cy="914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C34BA3" w14:textId="77777777" w:rsidR="00B5183C" w:rsidRDefault="00B5183C" w:rsidP="00B5183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5180660" name="Rectangle 645180660"/>
                          <wps:cNvSpPr/>
                          <wps:spPr>
                            <a:xfrm>
                              <a:off x="0" y="0"/>
                              <a:ext cx="228600" cy="878205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69624B6" w14:textId="77777777" w:rsidR="00B5183C" w:rsidRDefault="00B5183C" w:rsidP="00B5183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0658735" name="Rectangle 300658735"/>
                          <wps:cNvSpPr/>
                          <wps:spPr>
                            <a:xfrm>
                              <a:off x="0" y="8915400"/>
                              <a:ext cx="228600" cy="22860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C6594E" w14:textId="77777777" w:rsidR="00B5183C" w:rsidRDefault="00B5183C" w:rsidP="00B5183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9BDDE65" id="Group 1728545881" o:spid="_x0000_s1026" style="position:absolute;margin-left:33.75pt;margin-top:-92.15pt;width:18pt;height:819.15pt;z-index:251659264;mso-position-horizontal-relative:page;mso-position-vertical-relative:margin" coordorigin="52317" coordsize="2286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">
                <v:group id="Group 150243782" o:spid="_x0000_s1027" style="position:absolute;left:52317;width:2286;height:75600" coordsize="2286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">
                  <v:rect id="Rectangle 1022607563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48C34BA3" w14:textId="77777777" w:rsidR="00B5183C" w:rsidRDefault="00B5183C" w:rsidP="00B5183C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645180660" o:spid="_x0000_s1029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" fillcolor="#e97132 [3205]" stroked="f">
                    <v:textbox inset="2.53958mm,2.53958mm,2.53958mm,2.53958mm">
                      <w:txbxContent>
                        <w:p w14:paraId="469624B6" w14:textId="77777777" w:rsidR="00B5183C" w:rsidRDefault="00B5183C" w:rsidP="00B5183C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300658735" o:spid="_x0000_s1030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" fillcolor="#156082 [3204]" stroked="f">
                    <v:textbox inset="2.53958mm,2.53958mm,2.53958mm,2.53958mm">
                      <w:txbxContent>
                        <w:p w14:paraId="0FC6594E" w14:textId="77777777" w:rsidR="00B5183C" w:rsidRDefault="00B5183C" w:rsidP="00B5183C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anchorx="page" anchory="margin"/>
              </v:group>
            </w:pict>
          </mc:Fallback>
        </mc:AlternateContent>
      </w:r>
    </w:p>
    <w:p w14:paraId="7032D78D" w14:textId="77777777" w:rsidR="00B5183C" w:rsidRPr="001D0F43" w:rsidRDefault="00B5183C" w:rsidP="00B5183C">
      <w:pPr>
        <w:rPr>
          <w:rFonts w:ascii="Times New Roman" w:hAnsi="Times New Roman" w:cs="Times New Roman"/>
          <w:b/>
          <w:color w:val="156082"/>
          <w:sz w:val="36"/>
          <w:szCs w:val="36"/>
          <w:rPrChange w:id="3" w:author="Nicolas Cancino" w:date="2026-10-19T19:09:00Z" w16du:dateUtc="2026-10-19T18:09:00Z">
            <w:rPr>
              <w:b/>
              <w:color w:val="156082"/>
              <w:sz w:val="36"/>
              <w:szCs w:val="36"/>
            </w:rPr>
          </w:rPrChange>
        </w:rPr>
      </w:pPr>
      <w:r w:rsidRPr="001D0F43">
        <w:rPr>
          <w:rFonts w:ascii="Times New Roman" w:hAnsi="Times New Roman" w:cs="Times New Roman"/>
          <w:b/>
          <w:color w:val="156082"/>
          <w:sz w:val="36"/>
          <w:szCs w:val="36"/>
          <w:rPrChange w:id="4" w:author="Nicolas Cancino" w:date="2026-10-19T19:09:00Z" w16du:dateUtc="2026-10-19T18:09:00Z">
            <w:rPr>
              <w:b/>
              <w:color w:val="156082"/>
              <w:sz w:val="36"/>
              <w:szCs w:val="36"/>
            </w:rPr>
          </w:rPrChange>
        </w:rPr>
        <w:t>Assessment Cover Page</w:t>
      </w:r>
    </w:p>
    <w:tbl>
      <w:tblPr>
        <w:tblW w:w="9015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5759"/>
      </w:tblGrid>
      <w:tr w:rsidR="00B5183C" w:rsidRPr="001D0F43" w14:paraId="3E8CA9D4" w14:textId="77777777" w:rsidTr="00652320"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8431A2" w14:textId="77777777" w:rsidR="00B5183C" w:rsidRPr="001D0F43" w:rsidRDefault="00B5183C" w:rsidP="00652320">
            <w:pPr>
              <w:spacing w:line="480" w:lineRule="auto"/>
              <w:rPr>
                <w:rFonts w:ascii="Times New Roman" w:hAnsi="Times New Roman" w:cs="Times New Roman"/>
                <w:i/>
                <w:color w:val="156082"/>
                <w:sz w:val="32"/>
                <w:szCs w:val="32"/>
                <w:lang w:val="en-GB"/>
                <w:rPrChange w:id="5" w:author="Nicolas Cancino" w:date="2026-10-19T19:09:00Z" w16du:dateUtc="2026-10-19T18:09:00Z">
                  <w:rPr>
                    <w:i/>
                    <w:color w:val="156082"/>
                    <w:sz w:val="32"/>
                    <w:szCs w:val="32"/>
                    <w:lang w:val="en-GB"/>
                  </w:rPr>
                </w:rPrChange>
              </w:rPr>
            </w:pPr>
          </w:p>
          <w:p w14:paraId="0F7105F8" w14:textId="77777777" w:rsidR="00B5183C" w:rsidRPr="001D0F43" w:rsidDel="00F7439D" w:rsidRDefault="00B5183C" w:rsidP="00652320">
            <w:pPr>
              <w:spacing w:line="480" w:lineRule="auto"/>
              <w:rPr>
                <w:ins w:id="6" w:author="naomie mboma" w:date="2026-04-19T22:07:00Z" w16du:dateUtc="2026-04-19T21:07:00Z"/>
                <w:del w:id="7" w:author="Nicolas Cancino" w:date="2026-10-19T15:02:00Z" w16du:dateUtc="2026-10-19T14:02:00Z"/>
                <w:rFonts w:ascii="Times New Roman" w:hAnsi="Times New Roman" w:cs="Times New Roman"/>
                <w:b/>
                <w:bCs/>
                <w:i/>
                <w:color w:val="156082"/>
                <w:sz w:val="32"/>
                <w:szCs w:val="32"/>
                <w:lang w:val="en-GB"/>
                <w:rPrChange w:id="8" w:author="Nicolas Cancino" w:date="2026-10-19T19:09:00Z" w16du:dateUtc="2026-10-19T18:09:00Z">
                  <w:rPr>
                    <w:ins w:id="9" w:author="naomie mboma" w:date="2026-04-19T22:07:00Z" w16du:dateUtc="2026-04-19T21:07:00Z"/>
                    <w:del w:id="10" w:author="Nicolas Cancino" w:date="2026-10-19T15:02:00Z" w16du:dateUtc="2026-10-19T14:02:00Z"/>
                    <w:b/>
                    <w:bCs/>
                    <w:i/>
                    <w:color w:val="156082"/>
                    <w:sz w:val="32"/>
                    <w:szCs w:val="32"/>
                    <w:lang w:val="en-GB"/>
                  </w:rPr>
                </w:rPrChange>
              </w:rPr>
            </w:pPr>
            <w:r w:rsidRPr="001D0F43">
              <w:rPr>
                <w:rFonts w:ascii="Times New Roman" w:hAnsi="Times New Roman" w:cs="Times New Roman"/>
                <w:b/>
                <w:bCs/>
                <w:i/>
                <w:color w:val="156082"/>
                <w:sz w:val="32"/>
                <w:szCs w:val="32"/>
                <w:lang w:val="en-GB"/>
                <w:rPrChange w:id="11" w:author="Nicolas Cancino" w:date="2026-10-19T19:09:00Z" w16du:dateUtc="2026-10-19T18:09:00Z">
                  <w:rPr>
                    <w:b/>
                    <w:bCs/>
                    <w:i/>
                    <w:color w:val="156082"/>
                    <w:sz w:val="32"/>
                    <w:szCs w:val="32"/>
                    <w:lang w:val="en-GB"/>
                  </w:rPr>
                </w:rPrChange>
              </w:rPr>
              <w:t xml:space="preserve">Student Full Name </w:t>
            </w:r>
          </w:p>
          <w:p w14:paraId="7DFEC711" w14:textId="77777777" w:rsidR="00B5183C" w:rsidRPr="001D0F43" w:rsidRDefault="00B5183C" w:rsidP="00652320">
            <w:pPr>
              <w:spacing w:line="480" w:lineRule="auto"/>
              <w:rPr>
                <w:rFonts w:ascii="Times New Roman" w:hAnsi="Times New Roman" w:cs="Times New Roman"/>
                <w:iCs/>
                <w:color w:val="156082"/>
                <w:sz w:val="32"/>
                <w:szCs w:val="32"/>
                <w:lang w:val="en-GB"/>
                <w:rPrChange w:id="12" w:author="Nicolas Cancino" w:date="2026-10-19T19:09:00Z" w16du:dateUtc="2026-10-19T18:09:00Z">
                  <w:rPr>
                    <w:iCs/>
                    <w:color w:val="156082"/>
                    <w:sz w:val="32"/>
                    <w:szCs w:val="32"/>
                    <w:lang w:val="en-GB"/>
                  </w:rPr>
                </w:rPrChange>
              </w:rPr>
            </w:pPr>
            <w:r w:rsidRPr="001D0F43">
              <w:rPr>
                <w:rFonts w:ascii="Times New Roman" w:hAnsi="Times New Roman" w:cs="Times New Roman"/>
                <w:iCs/>
                <w:color w:val="156082"/>
                <w:sz w:val="32"/>
                <w:szCs w:val="32"/>
                <w:lang w:val="en-GB"/>
                <w:rPrChange w:id="13" w:author="Nicolas Cancino" w:date="2026-10-19T19:09:00Z" w16du:dateUtc="2026-10-19T18:09:00Z">
                  <w:rPr>
                    <w:iCs/>
                    <w:color w:val="156082"/>
                    <w:sz w:val="32"/>
                    <w:szCs w:val="32"/>
                    <w:lang w:val="en-GB"/>
                  </w:rPr>
                </w:rPrChange>
              </w:rPr>
              <w:t xml:space="preserve">Nicolas Cancino Ortega </w:t>
            </w:r>
            <w:ins w:id="14" w:author="Nicolas Cancino" w:date="2026-10-19T15:02:00Z" w16du:dateUtc="2026-10-19T14:02:00Z">
              <w:r w:rsidRPr="001D0F43">
                <w:rPr>
                  <w:rFonts w:ascii="Times New Roman" w:hAnsi="Times New Roman" w:cs="Times New Roman"/>
                  <w:iCs/>
                  <w:color w:val="156082"/>
                  <w:sz w:val="32"/>
                  <w:szCs w:val="32"/>
                  <w:lang w:val="en-GB"/>
                  <w:rPrChange w:id="15" w:author="Nicolas Cancino" w:date="2026-10-19T19:09:00Z" w16du:dateUtc="2026-10-19T18:09:00Z">
                    <w:rPr>
                      <w:iCs/>
                      <w:color w:val="156082"/>
                      <w:sz w:val="32"/>
                      <w:szCs w:val="32"/>
                      <w:lang w:val="en-GB"/>
                    </w:rPr>
                  </w:rPrChange>
                </w:rPr>
                <w:t xml:space="preserve"> </w:t>
              </w:r>
            </w:ins>
          </w:p>
        </w:tc>
        <w:tc>
          <w:tcPr>
            <w:tcW w:w="5759" w:type="dxa"/>
            <w:tcBorders>
              <w:top w:val="nil"/>
              <w:left w:val="nil"/>
              <w:bottom w:val="nil"/>
              <w:right w:val="nil"/>
            </w:tcBorders>
          </w:tcPr>
          <w:p w14:paraId="3227DE6C" w14:textId="77777777" w:rsidR="00B5183C" w:rsidRPr="001D0F43" w:rsidRDefault="00B5183C" w:rsidP="00652320">
            <w:pPr>
              <w:spacing w:line="480" w:lineRule="auto"/>
              <w:rPr>
                <w:rFonts w:ascii="Times New Roman" w:hAnsi="Times New Roman" w:cs="Times New Roman"/>
                <w:color w:val="000000"/>
                <w:sz w:val="32"/>
                <w:szCs w:val="32"/>
                <w:lang w:val="en-GB"/>
                <w:rPrChange w:id="16" w:author="Nicolas Cancino" w:date="2026-10-19T19:09:00Z" w16du:dateUtc="2026-10-19T18:09:00Z">
                  <w:rPr>
                    <w:color w:val="000000"/>
                    <w:sz w:val="32"/>
                    <w:szCs w:val="32"/>
                    <w:lang w:val="en-GB"/>
                  </w:rPr>
                </w:rPrChange>
              </w:rPr>
            </w:pPr>
          </w:p>
        </w:tc>
      </w:tr>
      <w:tr w:rsidR="00B5183C" w:rsidRPr="001D0F43" w14:paraId="2F84FE62" w14:textId="77777777" w:rsidTr="00652320"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5C06A1" w14:textId="77777777" w:rsidR="00B5183C" w:rsidRPr="001D0F43" w:rsidRDefault="00B5183C" w:rsidP="00652320">
            <w:pPr>
              <w:spacing w:line="480" w:lineRule="auto"/>
              <w:rPr>
                <w:ins w:id="17" w:author="naomie mboma" w:date="2026-04-19T22:07:00Z" w16du:dateUtc="2026-04-19T21:07:00Z"/>
                <w:rFonts w:ascii="Times New Roman" w:hAnsi="Times New Roman" w:cs="Times New Roman"/>
                <w:b/>
                <w:bCs/>
                <w:i/>
                <w:color w:val="156082"/>
                <w:sz w:val="32"/>
                <w:szCs w:val="32"/>
                <w:rPrChange w:id="18" w:author="Nicolas Cancino" w:date="2026-10-19T19:09:00Z" w16du:dateUtc="2026-10-19T18:09:00Z">
                  <w:rPr>
                    <w:ins w:id="19" w:author="naomie mboma" w:date="2026-04-19T22:07:00Z" w16du:dateUtc="2026-04-19T21:07:00Z"/>
                    <w:b/>
                    <w:bCs/>
                    <w:i/>
                    <w:color w:val="156082"/>
                    <w:sz w:val="32"/>
                    <w:szCs w:val="32"/>
                  </w:rPr>
                </w:rPrChange>
              </w:rPr>
            </w:pPr>
            <w:r w:rsidRPr="001D0F43">
              <w:rPr>
                <w:rFonts w:ascii="Times New Roman" w:hAnsi="Times New Roman" w:cs="Times New Roman"/>
                <w:b/>
                <w:bCs/>
                <w:i/>
                <w:color w:val="156082"/>
                <w:sz w:val="32"/>
                <w:szCs w:val="32"/>
                <w:rPrChange w:id="20" w:author="Nicolas Cancino" w:date="2026-10-19T19:09:00Z" w16du:dateUtc="2026-10-19T18:09:00Z">
                  <w:rPr>
                    <w:b/>
                    <w:bCs/>
                    <w:i/>
                    <w:color w:val="156082"/>
                    <w:sz w:val="32"/>
                    <w:szCs w:val="32"/>
                  </w:rPr>
                </w:rPrChange>
              </w:rPr>
              <w:t>Student Number</w:t>
            </w:r>
          </w:p>
          <w:p w14:paraId="26771572" w14:textId="77777777" w:rsidR="00B5183C" w:rsidRPr="001D0F43" w:rsidRDefault="00B5183C" w:rsidP="00652320">
            <w:pPr>
              <w:spacing w:line="480" w:lineRule="auto"/>
              <w:rPr>
                <w:rFonts w:ascii="Times New Roman" w:hAnsi="Times New Roman" w:cs="Times New Roman"/>
                <w:iCs/>
                <w:color w:val="156082"/>
                <w:sz w:val="32"/>
                <w:szCs w:val="32"/>
                <w:rPrChange w:id="21" w:author="Nicolas Cancino" w:date="2026-10-19T19:09:00Z" w16du:dateUtc="2026-10-19T18:09:00Z">
                  <w:rPr>
                    <w:iCs/>
                    <w:color w:val="156082"/>
                    <w:sz w:val="32"/>
                    <w:szCs w:val="32"/>
                  </w:rPr>
                </w:rPrChange>
              </w:rPr>
            </w:pPr>
            <w:r w:rsidRPr="001D0F43">
              <w:rPr>
                <w:rFonts w:ascii="Times New Roman" w:hAnsi="Times New Roman" w:cs="Times New Roman"/>
                <w:iCs/>
                <w:color w:val="156082"/>
                <w:sz w:val="32"/>
                <w:szCs w:val="32"/>
                <w:rPrChange w:id="22" w:author="Nicolas Cancino" w:date="2026-10-19T19:09:00Z" w16du:dateUtc="2026-10-19T18:09:00Z">
                  <w:rPr>
                    <w:iCs/>
                    <w:color w:val="156082"/>
                    <w:sz w:val="32"/>
                    <w:szCs w:val="32"/>
                  </w:rPr>
                </w:rPrChange>
              </w:rPr>
              <w:t>2026623</w:t>
            </w:r>
          </w:p>
        </w:tc>
        <w:tc>
          <w:tcPr>
            <w:tcW w:w="5759" w:type="dxa"/>
            <w:tcBorders>
              <w:top w:val="nil"/>
              <w:left w:val="nil"/>
              <w:bottom w:val="nil"/>
              <w:right w:val="nil"/>
            </w:tcBorders>
          </w:tcPr>
          <w:p w14:paraId="417E90C7" w14:textId="77777777" w:rsidR="00B5183C" w:rsidRPr="001D0F43" w:rsidRDefault="00B5183C" w:rsidP="00652320">
            <w:pPr>
              <w:spacing w:line="480" w:lineRule="auto"/>
              <w:rPr>
                <w:rFonts w:ascii="Times New Roman" w:hAnsi="Times New Roman" w:cs="Times New Roman"/>
                <w:color w:val="000000"/>
                <w:sz w:val="32"/>
                <w:szCs w:val="32"/>
                <w:rPrChange w:id="23" w:author="Nicolas Cancino" w:date="2026-10-19T19:09:00Z" w16du:dateUtc="2026-10-19T18:09:00Z">
                  <w:rPr>
                    <w:color w:val="000000"/>
                    <w:sz w:val="32"/>
                    <w:szCs w:val="32"/>
                  </w:rPr>
                </w:rPrChange>
              </w:rPr>
            </w:pPr>
          </w:p>
        </w:tc>
      </w:tr>
      <w:tr w:rsidR="00B5183C" w:rsidRPr="001D0F43" w14:paraId="01BA2FC1" w14:textId="77777777" w:rsidTr="00652320"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1FB225" w14:textId="77777777" w:rsidR="00B5183C" w:rsidRPr="001D0F43" w:rsidRDefault="00B5183C" w:rsidP="00652320">
            <w:pPr>
              <w:spacing w:line="480" w:lineRule="auto"/>
              <w:rPr>
                <w:ins w:id="24" w:author="naomie mboma" w:date="2026-04-19T22:07:00Z" w16du:dateUtc="2026-04-19T21:07:00Z"/>
                <w:rFonts w:ascii="Times New Roman" w:hAnsi="Times New Roman" w:cs="Times New Roman"/>
                <w:b/>
                <w:bCs/>
                <w:i/>
                <w:color w:val="156082"/>
                <w:sz w:val="32"/>
                <w:szCs w:val="32"/>
                <w:rPrChange w:id="25" w:author="Nicolas Cancino" w:date="2026-10-19T19:09:00Z" w16du:dateUtc="2026-10-19T18:09:00Z">
                  <w:rPr>
                    <w:ins w:id="26" w:author="naomie mboma" w:date="2026-04-19T22:07:00Z" w16du:dateUtc="2026-04-19T21:07:00Z"/>
                    <w:b/>
                    <w:bCs/>
                    <w:i/>
                    <w:color w:val="156082"/>
                    <w:sz w:val="32"/>
                    <w:szCs w:val="32"/>
                  </w:rPr>
                </w:rPrChange>
              </w:rPr>
            </w:pPr>
            <w:r w:rsidRPr="001D0F43">
              <w:rPr>
                <w:rFonts w:ascii="Times New Roman" w:hAnsi="Times New Roman" w:cs="Times New Roman"/>
                <w:b/>
                <w:bCs/>
                <w:i/>
                <w:color w:val="156082"/>
                <w:sz w:val="32"/>
                <w:szCs w:val="32"/>
                <w:rPrChange w:id="27" w:author="Nicolas Cancino" w:date="2026-10-19T19:09:00Z" w16du:dateUtc="2026-10-19T18:09:00Z">
                  <w:rPr>
                    <w:b/>
                    <w:bCs/>
                    <w:i/>
                    <w:color w:val="156082"/>
                    <w:sz w:val="32"/>
                    <w:szCs w:val="32"/>
                  </w:rPr>
                </w:rPrChange>
              </w:rPr>
              <w:t>Module Title</w:t>
            </w:r>
          </w:p>
          <w:p w14:paraId="260DE0D0" w14:textId="77777777" w:rsidR="00B5183C" w:rsidRDefault="00B5183C" w:rsidP="00652320">
            <w:pPr>
              <w:spacing w:line="480" w:lineRule="auto"/>
              <w:rPr>
                <w:rFonts w:ascii="Times New Roman" w:hAnsi="Times New Roman" w:cs="Times New Roman"/>
                <w:iCs/>
                <w:color w:val="156082"/>
                <w:sz w:val="32"/>
                <w:szCs w:val="32"/>
              </w:rPr>
            </w:pPr>
            <w:r w:rsidRPr="00B5183C">
              <w:rPr>
                <w:rFonts w:ascii="Times New Roman" w:hAnsi="Times New Roman" w:cs="Times New Roman"/>
                <w:iCs/>
                <w:color w:val="156082"/>
                <w:sz w:val="32"/>
                <w:szCs w:val="32"/>
              </w:rPr>
              <w:t>Statistical Techniques</w:t>
            </w:r>
            <w:r>
              <w:rPr>
                <w:rFonts w:ascii="Times New Roman" w:hAnsi="Times New Roman" w:cs="Times New Roman"/>
                <w:iCs/>
                <w:color w:val="156082"/>
                <w:sz w:val="32"/>
                <w:szCs w:val="32"/>
              </w:rPr>
              <w:t xml:space="preserve"> </w:t>
            </w:r>
            <w:r w:rsidRPr="00B5183C">
              <w:rPr>
                <w:rFonts w:ascii="Times New Roman" w:hAnsi="Times New Roman" w:cs="Times New Roman"/>
                <w:iCs/>
                <w:color w:val="156082"/>
                <w:sz w:val="32"/>
                <w:szCs w:val="32"/>
              </w:rPr>
              <w:t>for Data Analysis</w:t>
            </w:r>
          </w:p>
          <w:p w14:paraId="73B81E58" w14:textId="7110A16E" w:rsidR="00B5183C" w:rsidRPr="001D0F43" w:rsidRDefault="00B5183C" w:rsidP="00652320">
            <w:pPr>
              <w:spacing w:line="480" w:lineRule="auto"/>
              <w:rPr>
                <w:rFonts w:ascii="Times New Roman" w:hAnsi="Times New Roman" w:cs="Times New Roman"/>
                <w:b/>
                <w:bCs/>
                <w:i/>
                <w:color w:val="156082"/>
                <w:sz w:val="32"/>
                <w:szCs w:val="32"/>
                <w:rPrChange w:id="28" w:author="Nicolas Cancino" w:date="2026-10-19T19:09:00Z" w16du:dateUtc="2026-10-19T18:09:00Z">
                  <w:rPr>
                    <w:b/>
                    <w:bCs/>
                    <w:i/>
                    <w:color w:val="156082"/>
                    <w:sz w:val="32"/>
                    <w:szCs w:val="32"/>
                  </w:rPr>
                </w:rPrChange>
              </w:rPr>
            </w:pPr>
            <w:r w:rsidRPr="001D0F43">
              <w:rPr>
                <w:rFonts w:ascii="Times New Roman" w:hAnsi="Times New Roman" w:cs="Times New Roman"/>
                <w:b/>
                <w:bCs/>
                <w:i/>
                <w:color w:val="156082"/>
                <w:sz w:val="32"/>
                <w:szCs w:val="32"/>
                <w:rPrChange w:id="29" w:author="Nicolas Cancino" w:date="2026-10-19T19:09:00Z" w16du:dateUtc="2026-10-19T18:09:00Z">
                  <w:rPr>
                    <w:b/>
                    <w:bCs/>
                    <w:i/>
                    <w:color w:val="156082"/>
                    <w:sz w:val="32"/>
                    <w:szCs w:val="32"/>
                  </w:rPr>
                </w:rPrChange>
              </w:rPr>
              <w:t xml:space="preserve">Assessment Title </w:t>
            </w:r>
          </w:p>
        </w:tc>
        <w:tc>
          <w:tcPr>
            <w:tcW w:w="5759" w:type="dxa"/>
            <w:tcBorders>
              <w:top w:val="nil"/>
              <w:left w:val="nil"/>
              <w:bottom w:val="nil"/>
              <w:right w:val="nil"/>
            </w:tcBorders>
          </w:tcPr>
          <w:p w14:paraId="79711186" w14:textId="77777777" w:rsidR="00B5183C" w:rsidRPr="001D0F43" w:rsidRDefault="00B5183C" w:rsidP="00652320">
            <w:pPr>
              <w:spacing w:line="480" w:lineRule="auto"/>
              <w:rPr>
                <w:rFonts w:ascii="Times New Roman" w:hAnsi="Times New Roman" w:cs="Times New Roman"/>
                <w:color w:val="000000"/>
                <w:sz w:val="32"/>
                <w:szCs w:val="32"/>
                <w:rPrChange w:id="30" w:author="Nicolas Cancino" w:date="2026-10-19T19:09:00Z" w16du:dateUtc="2026-10-19T18:09:00Z">
                  <w:rPr>
                    <w:color w:val="000000"/>
                    <w:sz w:val="32"/>
                    <w:szCs w:val="32"/>
                  </w:rPr>
                </w:rPrChange>
              </w:rPr>
            </w:pPr>
          </w:p>
        </w:tc>
      </w:tr>
      <w:tr w:rsidR="00B5183C" w:rsidRPr="001D0F43" w14:paraId="19D93769" w14:textId="77777777" w:rsidTr="00652320"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EC6AC25" w14:textId="398C94B2" w:rsidR="00B5183C" w:rsidRPr="001D0F43" w:rsidRDefault="00B5183C" w:rsidP="00652320">
            <w:pPr>
              <w:spacing w:line="480" w:lineRule="auto"/>
              <w:rPr>
                <w:rFonts w:ascii="Times New Roman" w:hAnsi="Times New Roman" w:cs="Times New Roman"/>
                <w:iCs/>
                <w:color w:val="156082"/>
                <w:sz w:val="32"/>
                <w:szCs w:val="32"/>
                <w:rPrChange w:id="31" w:author="Nicolas Cancino" w:date="2026-10-19T19:09:00Z" w16du:dateUtc="2026-10-19T18:09:00Z">
                  <w:rPr>
                    <w:iCs/>
                    <w:color w:val="156082"/>
                    <w:sz w:val="32"/>
                    <w:szCs w:val="32"/>
                  </w:rPr>
                </w:rPrChange>
              </w:rPr>
            </w:pPr>
            <w:r w:rsidRPr="00B5183C">
              <w:rPr>
                <w:rFonts w:ascii="Times New Roman" w:hAnsi="Times New Roman" w:cs="Times New Roman"/>
                <w:i/>
                <w:iCs/>
                <w:color w:val="156082"/>
                <w:sz w:val="32"/>
                <w:szCs w:val="32"/>
              </w:rPr>
              <w:t>CA1</w:t>
            </w:r>
          </w:p>
          <w:p w14:paraId="06C6E7A8" w14:textId="77777777" w:rsidR="00B5183C" w:rsidRPr="001D0F43" w:rsidRDefault="00B5183C" w:rsidP="00652320">
            <w:pPr>
              <w:spacing w:line="480" w:lineRule="auto"/>
              <w:rPr>
                <w:rFonts w:ascii="Times New Roman" w:hAnsi="Times New Roman" w:cs="Times New Roman"/>
                <w:b/>
                <w:bCs/>
                <w:i/>
                <w:color w:val="156082"/>
                <w:sz w:val="32"/>
                <w:szCs w:val="32"/>
                <w:rPrChange w:id="32" w:author="Nicolas Cancino" w:date="2026-10-19T19:09:00Z" w16du:dateUtc="2026-10-19T18:09:00Z">
                  <w:rPr>
                    <w:b/>
                    <w:bCs/>
                    <w:i/>
                    <w:color w:val="156082"/>
                    <w:sz w:val="32"/>
                    <w:szCs w:val="32"/>
                  </w:rPr>
                </w:rPrChange>
              </w:rPr>
            </w:pPr>
            <w:r w:rsidRPr="001D0F43">
              <w:rPr>
                <w:rFonts w:ascii="Times New Roman" w:hAnsi="Times New Roman" w:cs="Times New Roman"/>
                <w:b/>
                <w:bCs/>
                <w:i/>
                <w:color w:val="156082"/>
                <w:sz w:val="32"/>
                <w:szCs w:val="32"/>
                <w:rPrChange w:id="33" w:author="Nicolas Cancino" w:date="2026-10-19T19:09:00Z" w16du:dateUtc="2026-10-19T18:09:00Z">
                  <w:rPr>
                    <w:b/>
                    <w:bCs/>
                    <w:i/>
                    <w:color w:val="156082"/>
                    <w:sz w:val="32"/>
                    <w:szCs w:val="32"/>
                  </w:rPr>
                </w:rPrChange>
              </w:rPr>
              <w:t xml:space="preserve">Lecturer/Supervisor </w:t>
            </w:r>
          </w:p>
        </w:tc>
        <w:tc>
          <w:tcPr>
            <w:tcW w:w="5759" w:type="dxa"/>
            <w:tcBorders>
              <w:top w:val="nil"/>
              <w:left w:val="nil"/>
              <w:bottom w:val="nil"/>
              <w:right w:val="nil"/>
            </w:tcBorders>
          </w:tcPr>
          <w:p w14:paraId="17B1C4D7" w14:textId="77777777" w:rsidR="00B5183C" w:rsidRPr="001D0F43" w:rsidRDefault="00B5183C" w:rsidP="00652320">
            <w:pPr>
              <w:spacing w:line="480" w:lineRule="auto"/>
              <w:rPr>
                <w:rFonts w:ascii="Times New Roman" w:hAnsi="Times New Roman" w:cs="Times New Roman"/>
                <w:color w:val="000000"/>
                <w:sz w:val="32"/>
                <w:szCs w:val="32"/>
                <w:rPrChange w:id="34" w:author="Nicolas Cancino" w:date="2026-10-19T19:09:00Z" w16du:dateUtc="2026-10-19T18:09:00Z">
                  <w:rPr>
                    <w:color w:val="000000"/>
                    <w:sz w:val="32"/>
                    <w:szCs w:val="32"/>
                  </w:rPr>
                </w:rPrChange>
              </w:rPr>
            </w:pPr>
          </w:p>
        </w:tc>
      </w:tr>
      <w:tr w:rsidR="00B5183C" w:rsidRPr="001D0F43" w14:paraId="14B1E1FE" w14:textId="77777777" w:rsidTr="00652320"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2F7FAD" w14:textId="77777777" w:rsidR="00B5183C" w:rsidRPr="001D0F43" w:rsidRDefault="00B5183C" w:rsidP="00652320">
            <w:pPr>
              <w:spacing w:line="480" w:lineRule="auto"/>
              <w:rPr>
                <w:rFonts w:ascii="Times New Roman" w:hAnsi="Times New Roman" w:cs="Times New Roman"/>
                <w:iCs/>
                <w:color w:val="156082"/>
                <w:sz w:val="32"/>
                <w:szCs w:val="32"/>
                <w:rPrChange w:id="35" w:author="Nicolas Cancino" w:date="2026-10-19T19:09:00Z" w16du:dateUtc="2026-10-19T18:09:00Z">
                  <w:rPr>
                    <w:iCs/>
                    <w:color w:val="156082"/>
                    <w:sz w:val="32"/>
                    <w:szCs w:val="32"/>
                  </w:rPr>
                </w:rPrChange>
              </w:rPr>
            </w:pPr>
            <w:proofErr w:type="spellStart"/>
            <w:r w:rsidRPr="001D0F43">
              <w:rPr>
                <w:rFonts w:ascii="Times New Roman" w:hAnsi="Times New Roman" w:cs="Times New Roman"/>
                <w:iCs/>
                <w:color w:val="156082"/>
                <w:sz w:val="32"/>
                <w:szCs w:val="32"/>
                <w:rPrChange w:id="36" w:author="Nicolas Cancino" w:date="2026-10-19T19:09:00Z" w16du:dateUtc="2026-10-19T18:09:00Z">
                  <w:rPr>
                    <w:iCs/>
                    <w:color w:val="156082"/>
                    <w:sz w:val="32"/>
                    <w:szCs w:val="32"/>
                  </w:rPr>
                </w:rPrChange>
              </w:rPr>
              <w:t>Taufique</w:t>
            </w:r>
            <w:proofErr w:type="spellEnd"/>
            <w:r w:rsidRPr="001D0F43">
              <w:rPr>
                <w:rFonts w:ascii="Times New Roman" w:hAnsi="Times New Roman" w:cs="Times New Roman"/>
                <w:iCs/>
                <w:color w:val="156082"/>
                <w:sz w:val="32"/>
                <w:szCs w:val="32"/>
                <w:rPrChange w:id="37" w:author="Nicolas Cancino" w:date="2026-10-19T19:09:00Z" w16du:dateUtc="2026-10-19T18:09:00Z">
                  <w:rPr>
                    <w:iCs/>
                    <w:color w:val="156082"/>
                    <w:sz w:val="32"/>
                    <w:szCs w:val="32"/>
                  </w:rPr>
                </w:rPrChange>
              </w:rPr>
              <w:t xml:space="preserve"> Ahmed </w:t>
            </w:r>
          </w:p>
        </w:tc>
        <w:tc>
          <w:tcPr>
            <w:tcW w:w="5759" w:type="dxa"/>
            <w:tcBorders>
              <w:top w:val="nil"/>
              <w:left w:val="nil"/>
              <w:bottom w:val="nil"/>
              <w:right w:val="nil"/>
            </w:tcBorders>
          </w:tcPr>
          <w:p w14:paraId="6241E317" w14:textId="77777777" w:rsidR="00B5183C" w:rsidRPr="001D0F43" w:rsidRDefault="00B5183C" w:rsidP="00652320">
            <w:pPr>
              <w:spacing w:line="480" w:lineRule="auto"/>
              <w:rPr>
                <w:rFonts w:ascii="Times New Roman" w:hAnsi="Times New Roman" w:cs="Times New Roman"/>
                <w:color w:val="000000"/>
                <w:sz w:val="32"/>
                <w:szCs w:val="32"/>
                <w:rPrChange w:id="38" w:author="Nicolas Cancino" w:date="2026-10-19T19:09:00Z" w16du:dateUtc="2026-10-19T18:09:00Z">
                  <w:rPr>
                    <w:color w:val="000000"/>
                    <w:sz w:val="32"/>
                    <w:szCs w:val="32"/>
                  </w:rPr>
                </w:rPrChange>
              </w:rPr>
            </w:pPr>
          </w:p>
        </w:tc>
      </w:tr>
      <w:tr w:rsidR="00B5183C" w:rsidRPr="001D0F43" w14:paraId="23DFDEEA" w14:textId="77777777" w:rsidTr="00652320"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3791B0" w14:textId="77777777" w:rsidR="00B5183C" w:rsidRPr="001D0F43" w:rsidRDefault="00B5183C" w:rsidP="00652320">
            <w:pPr>
              <w:spacing w:line="480" w:lineRule="auto"/>
              <w:rPr>
                <w:rFonts w:ascii="Times New Roman" w:hAnsi="Times New Roman" w:cs="Times New Roman"/>
                <w:b/>
                <w:bCs/>
                <w:i/>
                <w:color w:val="156082"/>
                <w:sz w:val="32"/>
                <w:szCs w:val="32"/>
                <w:rPrChange w:id="39" w:author="Nicolas Cancino" w:date="2026-10-19T19:09:00Z" w16du:dateUtc="2026-10-19T18:09:00Z">
                  <w:rPr>
                    <w:b/>
                    <w:bCs/>
                    <w:i/>
                    <w:color w:val="156082"/>
                    <w:sz w:val="32"/>
                    <w:szCs w:val="32"/>
                  </w:rPr>
                </w:rPrChange>
              </w:rPr>
            </w:pPr>
            <w:r w:rsidRPr="001D0F43">
              <w:rPr>
                <w:rFonts w:ascii="Times New Roman" w:hAnsi="Times New Roman" w:cs="Times New Roman"/>
                <w:b/>
                <w:bCs/>
                <w:i/>
                <w:color w:val="156082"/>
                <w:sz w:val="32"/>
                <w:szCs w:val="32"/>
                <w:rPrChange w:id="40" w:author="Nicolas Cancino" w:date="2026-10-19T19:09:00Z" w16du:dateUtc="2026-10-19T18:09:00Z">
                  <w:rPr>
                    <w:b/>
                    <w:bCs/>
                    <w:i/>
                    <w:color w:val="156082"/>
                    <w:sz w:val="32"/>
                    <w:szCs w:val="32"/>
                  </w:rPr>
                </w:rPrChange>
              </w:rPr>
              <w:lastRenderedPageBreak/>
              <w:t xml:space="preserve">Assessment Due Date </w:t>
            </w:r>
            <w:r w:rsidRPr="001D0F43">
              <w:rPr>
                <w:rFonts w:ascii="Times New Roman" w:hAnsi="Times New Roman" w:cs="Times New Roman"/>
                <w:i/>
                <w:color w:val="156082"/>
                <w:sz w:val="32"/>
                <w:szCs w:val="32"/>
                <w:rPrChange w:id="41" w:author="Nicolas Cancino" w:date="2026-10-19T19:09:00Z" w16du:dateUtc="2026-10-19T18:09:00Z">
                  <w:rPr>
                    <w:i/>
                    <w:color w:val="156082"/>
                    <w:sz w:val="32"/>
                    <w:szCs w:val="32"/>
                  </w:rPr>
                </w:rPrChange>
              </w:rPr>
              <w:t>25/10/2026</w:t>
            </w:r>
          </w:p>
        </w:tc>
        <w:tc>
          <w:tcPr>
            <w:tcW w:w="5759" w:type="dxa"/>
            <w:tcBorders>
              <w:top w:val="nil"/>
              <w:left w:val="nil"/>
              <w:bottom w:val="nil"/>
              <w:right w:val="nil"/>
            </w:tcBorders>
          </w:tcPr>
          <w:p w14:paraId="79DCBA31" w14:textId="77777777" w:rsidR="00B5183C" w:rsidRPr="001D0F43" w:rsidRDefault="00B5183C" w:rsidP="00652320">
            <w:pPr>
              <w:spacing w:line="480" w:lineRule="auto"/>
              <w:rPr>
                <w:rFonts w:ascii="Times New Roman" w:hAnsi="Times New Roman" w:cs="Times New Roman"/>
                <w:color w:val="000000"/>
                <w:sz w:val="32"/>
                <w:szCs w:val="32"/>
                <w:rPrChange w:id="42" w:author="Nicolas Cancino" w:date="2026-10-19T19:09:00Z" w16du:dateUtc="2026-10-19T18:09:00Z">
                  <w:rPr>
                    <w:color w:val="000000"/>
                    <w:sz w:val="32"/>
                    <w:szCs w:val="32"/>
                  </w:rPr>
                </w:rPrChange>
              </w:rPr>
            </w:pPr>
          </w:p>
        </w:tc>
      </w:tr>
    </w:tbl>
    <w:p w14:paraId="5E778D40" w14:textId="77777777" w:rsidR="00B5183C" w:rsidRPr="001D0F43" w:rsidRDefault="00B5183C" w:rsidP="00B5183C">
      <w:pPr>
        <w:spacing w:line="480" w:lineRule="auto"/>
        <w:rPr>
          <w:ins w:id="43" w:author="naomie mboma" w:date="2026-04-19T22:08:00Z" w16du:dateUtc="2026-04-19T21:08:00Z"/>
          <w:rFonts w:ascii="Times New Roman" w:hAnsi="Times New Roman" w:cs="Times New Roman"/>
          <w:b/>
          <w:bCs/>
          <w:i/>
          <w:color w:val="156082"/>
          <w:sz w:val="32"/>
          <w:szCs w:val="32"/>
          <w:rPrChange w:id="44" w:author="Nicolas Cancino" w:date="2026-10-19T19:09:00Z" w16du:dateUtc="2026-10-19T18:09:00Z">
            <w:rPr>
              <w:ins w:id="45" w:author="naomie mboma" w:date="2026-04-19T22:08:00Z" w16du:dateUtc="2026-04-19T21:08:00Z"/>
              <w:b/>
              <w:bCs/>
              <w:i/>
              <w:color w:val="156082"/>
              <w:sz w:val="32"/>
              <w:szCs w:val="32"/>
            </w:rPr>
          </w:rPrChange>
        </w:rPr>
      </w:pPr>
      <w:r w:rsidRPr="001D0F43">
        <w:rPr>
          <w:rFonts w:ascii="Times New Roman" w:hAnsi="Times New Roman" w:cs="Times New Roman"/>
          <w:b/>
          <w:bCs/>
          <w:i/>
          <w:color w:val="156082"/>
          <w:sz w:val="32"/>
          <w:szCs w:val="32"/>
          <w:rPrChange w:id="46" w:author="Nicolas Cancino" w:date="2026-10-19T19:09:00Z" w16du:dateUtc="2026-10-19T18:09:00Z">
            <w:rPr>
              <w:b/>
              <w:bCs/>
              <w:i/>
              <w:color w:val="156082"/>
              <w:sz w:val="32"/>
              <w:szCs w:val="32"/>
            </w:rPr>
          </w:rPrChange>
        </w:rPr>
        <w:t>Date of Submission</w:t>
      </w:r>
    </w:p>
    <w:p w14:paraId="2B72ACB7" w14:textId="77777777" w:rsidR="00B5183C" w:rsidRDefault="00B5183C" w:rsidP="00B5183C">
      <w:pPr>
        <w:rPr>
          <w:rFonts w:ascii="Times New Roman" w:hAnsi="Times New Roman" w:cs="Times New Roman"/>
          <w:i/>
          <w:color w:val="156082"/>
          <w:sz w:val="32"/>
          <w:szCs w:val="32"/>
        </w:rPr>
      </w:pPr>
      <w:r w:rsidRPr="001D0F43">
        <w:rPr>
          <w:rFonts w:ascii="Times New Roman" w:hAnsi="Times New Roman" w:cs="Times New Roman"/>
          <w:i/>
          <w:color w:val="156082"/>
          <w:sz w:val="32"/>
          <w:szCs w:val="32"/>
          <w:rPrChange w:id="47" w:author="Nicolas Cancino" w:date="2026-10-19T19:09:00Z" w16du:dateUtc="2026-10-19T18:09:00Z">
            <w:rPr>
              <w:i/>
              <w:color w:val="156082"/>
              <w:sz w:val="32"/>
              <w:szCs w:val="32"/>
            </w:rPr>
          </w:rPrChange>
        </w:rPr>
        <w:t>25/10/2026</w:t>
      </w:r>
    </w:p>
    <w:p w14:paraId="719304E4" w14:textId="77777777" w:rsidR="00B5183C" w:rsidRDefault="00B5183C" w:rsidP="00B5183C">
      <w:pPr>
        <w:rPr>
          <w:rFonts w:ascii="Times New Roman" w:hAnsi="Times New Roman" w:cs="Times New Roman"/>
          <w:i/>
          <w:color w:val="156082"/>
          <w:sz w:val="32"/>
          <w:szCs w:val="32"/>
        </w:rPr>
      </w:pPr>
    </w:p>
    <w:p w14:paraId="2DCC8977" w14:textId="77777777" w:rsidR="00B5183C" w:rsidRPr="001D0F43" w:rsidRDefault="00B5183C" w:rsidP="00B5183C">
      <w:pPr>
        <w:rPr>
          <w:rFonts w:ascii="Times New Roman" w:hAnsi="Times New Roman" w:cs="Times New Roman"/>
          <w:i/>
          <w:color w:val="156082"/>
          <w:sz w:val="32"/>
          <w:szCs w:val="32"/>
          <w:rPrChange w:id="48" w:author="Nicolas Cancino" w:date="2026-10-19T19:09:00Z" w16du:dateUtc="2026-10-19T18:09:00Z">
            <w:rPr>
              <w:i/>
              <w:color w:val="156082"/>
              <w:sz w:val="32"/>
              <w:szCs w:val="32"/>
            </w:rPr>
          </w:rPrChange>
        </w:rPr>
      </w:pPr>
    </w:p>
    <w:p w14:paraId="6958A180" w14:textId="77777777" w:rsidR="00B5183C" w:rsidRPr="001D0F43" w:rsidRDefault="00B5183C" w:rsidP="00B5183C">
      <w:pPr>
        <w:rPr>
          <w:rFonts w:ascii="Times New Roman" w:hAnsi="Times New Roman" w:cs="Times New Roman"/>
          <w:i/>
          <w:color w:val="156082"/>
          <w:sz w:val="32"/>
          <w:szCs w:val="32"/>
          <w:rPrChange w:id="49" w:author="Nicolas Cancino" w:date="2026-10-19T19:09:00Z" w16du:dateUtc="2026-10-19T18:09:00Z">
            <w:rPr>
              <w:i/>
              <w:color w:val="156082"/>
              <w:sz w:val="32"/>
              <w:szCs w:val="32"/>
            </w:rPr>
          </w:rPrChange>
        </w:rPr>
      </w:pPr>
    </w:p>
    <w:p w14:paraId="6F284975" w14:textId="77777777" w:rsidR="004F6433" w:rsidRDefault="004F6433"/>
    <w:sectPr w:rsidR="004F6433" w:rsidSect="004F64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olas Cancino">
    <w15:presenceInfo w15:providerId="Windows Live" w15:userId="216e78347286758b"/>
  </w15:person>
  <w15:person w15:author="naomie mboma">
    <w15:presenceInfo w15:providerId="Windows Live" w15:userId="a58694736b7c72b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4E4"/>
    <w:rsid w:val="002667F4"/>
    <w:rsid w:val="004F6433"/>
    <w:rsid w:val="009674E4"/>
    <w:rsid w:val="00B5183C"/>
    <w:rsid w:val="00BD30B2"/>
    <w:rsid w:val="00FA0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50668"/>
  <w15:chartTrackingRefBased/>
  <w15:docId w15:val="{901EB4D5-FE1A-4DFC-B3D3-FDF8ED353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83C"/>
    <w:rPr>
      <w:rFonts w:ascii="Calibri" w:eastAsia="Calibri" w:hAnsi="Calibri" w:cs="Calibri"/>
      <w:lang w:val="en-IE" w:eastAsia="en-I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7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GB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val="en-GB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lang w:val="en-GB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n-GB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lang w:val="en-GB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n-GB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lang w:val="en-GB"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4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4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67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GB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67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4E4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n-GB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67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4E4"/>
    <w:pPr>
      <w:ind w:left="720"/>
      <w:contextualSpacing/>
    </w:pPr>
    <w:rPr>
      <w:rFonts w:asciiTheme="minorHAnsi" w:eastAsiaTheme="minorHAnsi" w:hAnsiTheme="minorHAnsi" w:cstheme="minorBidi"/>
      <w:lang w:val="en-GB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67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val="en-GB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4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4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Cancino</dc:creator>
  <cp:keywords/>
  <dc:description/>
  <cp:lastModifiedBy>Nicolas Cancino</cp:lastModifiedBy>
  <cp:revision>3</cp:revision>
  <dcterms:created xsi:type="dcterms:W3CDTF">2026-10-20T14:09:00Z</dcterms:created>
  <dcterms:modified xsi:type="dcterms:W3CDTF">2026-10-20T14:35:00Z</dcterms:modified>
</cp:coreProperties>
</file>